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FCF35" w14:textId="77777777" w:rsidR="00097950" w:rsidRDefault="00097950" w:rsidP="00097950">
      <w:pPr>
        <w:spacing w:line="240" w:lineRule="auto"/>
        <w:rPr>
          <w:rFonts w:ascii="Helvetica Neue" w:eastAsia="Times New Roman" w:hAnsi="Helvetica Neue" w:cs="Times New Roman"/>
          <w:color w:val="000000"/>
          <w:kern w:val="0"/>
          <w14:ligatures w14:val="none"/>
        </w:rPr>
      </w:pPr>
      <w:r w:rsidRPr="00097950">
        <w:rPr>
          <w:rFonts w:ascii="Helvetica Neue" w:eastAsia="Times New Roman" w:hAnsi="Helvetica Neue" w:cs="Times New Roman"/>
          <w:color w:val="000000"/>
          <w:kern w:val="0"/>
          <w14:ligatures w14:val="none"/>
        </w:rPr>
        <w:br/>
      </w:r>
      <w:r w:rsidRPr="00B246BF">
        <w:rPr>
          <w:rFonts w:ascii="Helvetica Neue" w:eastAsia="Times New Roman" w:hAnsi="Helvetica Neue" w:cs="Times New Roman"/>
          <w:color w:val="EE0000"/>
          <w:kern w:val="0"/>
          <w14:ligatures w14:val="none"/>
          <w:rPrChange w:id="0" w:author="Kim Elliman" w:date="2026-05-11T16:36:00Z" w16du:dateUtc="2026-05-11T20:36:00Z">
            <w:rPr>
              <w:rFonts w:ascii="Helvetica Neue" w:eastAsia="Times New Roman" w:hAnsi="Helvetica Neue" w:cs="Times New Roman"/>
              <w:color w:val="000000"/>
              <w:kern w:val="0"/>
              <w14:ligatures w14:val="none"/>
            </w:rPr>
          </w:rPrChange>
        </w:rPr>
        <w:t>Home page</w:t>
      </w:r>
    </w:p>
    <w:p w14:paraId="4FB16D62" w14:textId="45F0BC2C" w:rsidR="00097950" w:rsidRPr="00097950" w:rsidRDefault="00097950" w:rsidP="00097950">
      <w:pPr>
        <w:spacing w:line="240" w:lineRule="auto"/>
        <w:rPr>
          <w:rFonts w:ascii="Aptos" w:eastAsia="Times New Roman" w:hAnsi="Aptos" w:cs="Times New Roman"/>
          <w:color w:val="212121"/>
          <w:kern w:val="0"/>
          <w14:ligatures w14:val="none"/>
        </w:rPr>
      </w:pPr>
      <w:r w:rsidRPr="00097950">
        <w:rPr>
          <w:rFonts w:ascii="Helvetica Neue" w:eastAsia="Times New Roman" w:hAnsi="Helvetica Neue" w:cs="Times New Roman"/>
          <w:color w:val="000000"/>
          <w:kern w:val="0"/>
          <w14:ligatures w14:val="none"/>
        </w:rPr>
        <w:t>Biodiversity is the essence of life. But it is disappearing at an alarming rate worldwide and in the United States, causing vital systems upon which we all depend to erode.</w:t>
      </w:r>
    </w:p>
    <w:p w14:paraId="64BE1DF1" w14:textId="58165E91" w:rsidR="00097950" w:rsidRPr="00097950" w:rsidRDefault="00097950" w:rsidP="00097950">
      <w:pPr>
        <w:spacing w:line="240" w:lineRule="auto"/>
        <w:rPr>
          <w:rFonts w:ascii="Aptos" w:eastAsia="Times New Roman" w:hAnsi="Aptos" w:cs="Times New Roman"/>
          <w:color w:val="212121"/>
          <w:kern w:val="0"/>
          <w14:ligatures w14:val="none"/>
        </w:rPr>
      </w:pPr>
      <w:r w:rsidRPr="00097950">
        <w:rPr>
          <w:rFonts w:ascii="Helvetica Neue" w:eastAsia="Times New Roman" w:hAnsi="Helvetica Neue" w:cs="Times New Roman"/>
          <w:color w:val="000000"/>
          <w:kern w:val="0"/>
          <w14:ligatures w14:val="none"/>
        </w:rPr>
        <w:t xml:space="preserve">The Wild America Fund (WAF) was created to counteract this loss. WAF accelerates the protection of the nation’s richest landscapes by employing </w:t>
      </w:r>
      <w:ins w:id="1" w:author="Kim Elliman" w:date="2026-05-11T12:50:00Z" w16du:dateUtc="2026-05-11T16:50:00Z">
        <w:r>
          <w:rPr>
            <w:rFonts w:ascii="Helvetica Neue" w:eastAsia="Times New Roman" w:hAnsi="Helvetica Neue" w:cs="Times New Roman"/>
            <w:color w:val="000000"/>
            <w:kern w:val="0"/>
            <w14:ligatures w14:val="none"/>
          </w:rPr>
          <w:t xml:space="preserve">best </w:t>
        </w:r>
      </w:ins>
      <w:ins w:id="2" w:author="Kim Elliman" w:date="2026-05-11T12:53:00Z" w16du:dateUtc="2026-05-11T16:53:00Z">
        <w:r>
          <w:rPr>
            <w:rFonts w:ascii="Helvetica Neue" w:eastAsia="Times New Roman" w:hAnsi="Helvetica Neue" w:cs="Times New Roman"/>
            <w:color w:val="000000"/>
            <w:kern w:val="0"/>
            <w14:ligatures w14:val="none"/>
          </w:rPr>
          <w:t>analysis</w:t>
        </w:r>
      </w:ins>
      <w:ins w:id="3" w:author="Kim Elliman" w:date="2026-05-11T12:50:00Z" w16du:dateUtc="2026-05-11T16:50:00Z">
        <w:r>
          <w:rPr>
            <w:rFonts w:ascii="Helvetica Neue" w:eastAsia="Times New Roman" w:hAnsi="Helvetica Neue" w:cs="Times New Roman"/>
            <w:color w:val="000000"/>
            <w:kern w:val="0"/>
            <w14:ligatures w14:val="none"/>
          </w:rPr>
          <w:t xml:space="preserve"> of current science and </w:t>
        </w:r>
      </w:ins>
      <w:r w:rsidRPr="00097950">
        <w:rPr>
          <w:rFonts w:ascii="Helvetica Neue" w:eastAsia="Times New Roman" w:hAnsi="Helvetica Neue" w:cs="Times New Roman"/>
          <w:color w:val="000000"/>
          <w:kern w:val="0"/>
          <w14:ligatures w14:val="none"/>
        </w:rPr>
        <w:t>an entrepreneurial ethos laser focused on preserving long-term ecosystem health and resilience. </w:t>
      </w:r>
    </w:p>
    <w:p w14:paraId="2A405E22" w14:textId="0626EAA4" w:rsidR="00097950" w:rsidRDefault="00097950" w:rsidP="00097950">
      <w:pPr>
        <w:spacing w:line="240" w:lineRule="auto"/>
        <w:rPr>
          <w:rFonts w:ascii="Helvetica Neue" w:eastAsia="Times New Roman" w:hAnsi="Helvetica Neue" w:cs="Times New Roman"/>
          <w:color w:val="000000"/>
          <w:kern w:val="0"/>
          <w14:ligatures w14:val="none"/>
        </w:rPr>
      </w:pPr>
      <w:r w:rsidRPr="00097950">
        <w:rPr>
          <w:rFonts w:ascii="Helvetica Neue" w:eastAsia="Times New Roman" w:hAnsi="Helvetica Neue" w:cs="Times New Roman"/>
          <w:color w:val="000000"/>
          <w:kern w:val="0"/>
          <w14:ligatures w14:val="none"/>
        </w:rPr>
        <w:t xml:space="preserve">Founded and operated by highly experienced and well-connected conservation leaders, WAF’s goal is to close bigger transactions faster, and to do so on better terms for conservation than the traditional approach. </w:t>
      </w:r>
      <w:ins w:id="4" w:author="Kim Elliman" w:date="2026-05-11T12:51:00Z" w16du:dateUtc="2026-05-11T16:51:00Z">
        <w:r>
          <w:rPr>
            <w:rFonts w:ascii="Helvetica Neue" w:eastAsia="Times New Roman" w:hAnsi="Helvetica Neue" w:cs="Times New Roman"/>
            <w:color w:val="000000"/>
            <w:kern w:val="0"/>
            <w14:ligatures w14:val="none"/>
          </w:rPr>
          <w:t xml:space="preserve">WAF’s </w:t>
        </w:r>
      </w:ins>
      <w:ins w:id="5" w:author="Kim Elliman" w:date="2026-05-11T16:36:00Z" w16du:dateUtc="2026-05-11T20:36:00Z">
        <w:r w:rsidR="00B246BF">
          <w:rPr>
            <w:rFonts w:ascii="Helvetica Neue" w:eastAsia="Times New Roman" w:hAnsi="Helvetica Neue" w:cs="Times New Roman"/>
            <w:color w:val="000000"/>
            <w:kern w:val="0"/>
            <w14:ligatures w14:val="none"/>
          </w:rPr>
          <w:t xml:space="preserve">ambitious </w:t>
        </w:r>
      </w:ins>
      <w:ins w:id="6" w:author="Kim Elliman" w:date="2026-05-11T12:51:00Z" w16du:dateUtc="2026-05-11T16:51:00Z">
        <w:r>
          <w:rPr>
            <w:rFonts w:ascii="Helvetica Neue" w:eastAsia="Times New Roman" w:hAnsi="Helvetica Neue" w:cs="Times New Roman"/>
            <w:color w:val="000000"/>
            <w:kern w:val="0"/>
            <w14:ligatures w14:val="none"/>
          </w:rPr>
          <w:t>mission is to p</w:t>
        </w:r>
      </w:ins>
      <w:ins w:id="7" w:author="Kim Elliman" w:date="2026-05-11T12:52:00Z" w16du:dateUtc="2026-05-11T16:52:00Z">
        <w:r>
          <w:rPr>
            <w:rFonts w:ascii="Helvetica Neue" w:eastAsia="Times New Roman" w:hAnsi="Helvetica Neue" w:cs="Times New Roman"/>
            <w:color w:val="000000"/>
            <w:kern w:val="0"/>
            <w14:ligatures w14:val="none"/>
          </w:rPr>
          <w:t xml:space="preserve">rotect 1 million acres by 2030 working with </w:t>
        </w:r>
      </w:ins>
      <w:ins w:id="8" w:author="Kim Elliman" w:date="2026-05-11T12:53:00Z" w16du:dateUtc="2026-05-11T16:53:00Z">
        <w:r>
          <w:rPr>
            <w:rFonts w:ascii="Helvetica Neue" w:eastAsia="Times New Roman" w:hAnsi="Helvetica Neue" w:cs="Times New Roman"/>
            <w:color w:val="000000"/>
            <w:kern w:val="0"/>
            <w14:ligatures w14:val="none"/>
          </w:rPr>
          <w:t xml:space="preserve">non-profit </w:t>
        </w:r>
      </w:ins>
      <w:ins w:id="9" w:author="Kim Elliman" w:date="2026-05-11T12:52:00Z" w16du:dateUtc="2026-05-11T16:52:00Z">
        <w:r>
          <w:rPr>
            <w:rFonts w:ascii="Helvetica Neue" w:eastAsia="Times New Roman" w:hAnsi="Helvetica Neue" w:cs="Times New Roman"/>
            <w:color w:val="000000"/>
            <w:kern w:val="0"/>
            <w14:ligatures w14:val="none"/>
          </w:rPr>
          <w:t>pa</w:t>
        </w:r>
      </w:ins>
      <w:ins w:id="10" w:author="Kim Elliman" w:date="2026-05-11T12:53:00Z" w16du:dateUtc="2026-05-11T16:53:00Z">
        <w:r>
          <w:rPr>
            <w:rFonts w:ascii="Helvetica Neue" w:eastAsia="Times New Roman" w:hAnsi="Helvetica Neue" w:cs="Times New Roman"/>
            <w:color w:val="000000"/>
            <w:kern w:val="0"/>
            <w14:ligatures w14:val="none"/>
          </w:rPr>
          <w:t>rtners, government agencies, and philanthropy.</w:t>
        </w:r>
      </w:ins>
    </w:p>
    <w:p w14:paraId="3B066F38" w14:textId="77777777" w:rsidR="00097950" w:rsidRPr="00B246BF" w:rsidRDefault="00097950" w:rsidP="00097950">
      <w:pPr>
        <w:spacing w:line="240" w:lineRule="auto"/>
        <w:rPr>
          <w:rFonts w:ascii="Helvetica Neue" w:eastAsia="Times New Roman" w:hAnsi="Helvetica Neue" w:cs="Times New Roman"/>
          <w:color w:val="EE0000"/>
          <w:kern w:val="0"/>
          <w14:ligatures w14:val="none"/>
          <w:rPrChange w:id="11" w:author="Kim Elliman" w:date="2026-05-11T16:38:00Z" w16du:dateUtc="2026-05-11T20:38:00Z">
            <w:rPr>
              <w:rFonts w:ascii="Helvetica Neue" w:eastAsia="Times New Roman" w:hAnsi="Helvetica Neue" w:cs="Times New Roman"/>
              <w:color w:val="000000"/>
              <w:kern w:val="0"/>
              <w14:ligatures w14:val="none"/>
            </w:rPr>
          </w:rPrChange>
        </w:rPr>
      </w:pPr>
      <w:r w:rsidRPr="00B246BF">
        <w:rPr>
          <w:rFonts w:ascii="Helvetica Neue" w:eastAsia="Times New Roman" w:hAnsi="Helvetica Neue" w:cs="Times New Roman"/>
          <w:color w:val="EE0000"/>
          <w:kern w:val="0"/>
          <w14:ligatures w14:val="none"/>
          <w:rPrChange w:id="12" w:author="Kim Elliman" w:date="2026-05-11T16:38:00Z" w16du:dateUtc="2026-05-11T20:38:00Z">
            <w:rPr>
              <w:rFonts w:ascii="Helvetica Neue" w:eastAsia="Times New Roman" w:hAnsi="Helvetica Neue" w:cs="Times New Roman"/>
              <w:color w:val="000000"/>
              <w:kern w:val="0"/>
              <w14:ligatures w14:val="none"/>
            </w:rPr>
          </w:rPrChange>
        </w:rPr>
        <w:t>Page 2</w:t>
      </w:r>
    </w:p>
    <w:p w14:paraId="16D517D8" w14:textId="77777777" w:rsidR="00B246BF" w:rsidRDefault="00097950" w:rsidP="00B246BF">
      <w:pPr>
        <w:spacing w:line="240" w:lineRule="auto"/>
        <w:rPr>
          <w:ins w:id="13" w:author="Kim Elliman" w:date="2026-05-11T16:37:00Z" w16du:dateUtc="2026-05-11T20:37:00Z"/>
          <w:rFonts w:ascii="Helvetica Neue" w:eastAsia="Times New Roman" w:hAnsi="Helvetica Neue" w:cs="Times New Roman"/>
          <w:color w:val="000000"/>
          <w:kern w:val="0"/>
          <w14:ligatures w14:val="none"/>
        </w:rPr>
      </w:pPr>
      <w:r w:rsidRPr="00B246BF">
        <w:rPr>
          <w:rFonts w:ascii="Helvetica Neue" w:eastAsia="Times New Roman" w:hAnsi="Helvetica Neue" w:cs="Times New Roman"/>
          <w:color w:val="000000"/>
          <w:kern w:val="0"/>
          <w14:ligatures w14:val="none"/>
          <w:rPrChange w:id="14" w:author="Kim Elliman" w:date="2026-05-11T16:37:00Z" w16du:dateUtc="2026-05-11T20:37:00Z">
            <w:rPr/>
          </w:rPrChange>
        </w:rPr>
        <w:t>Our work centers three strategies</w:t>
      </w:r>
      <w:ins w:id="15" w:author="Kim Elliman" w:date="2026-05-11T12:50:00Z" w16du:dateUtc="2026-05-11T16:50:00Z">
        <w:r w:rsidRPr="00B246BF">
          <w:rPr>
            <w:rFonts w:ascii="Helvetica Neue" w:eastAsia="Times New Roman" w:hAnsi="Helvetica Neue" w:cs="Times New Roman"/>
            <w:color w:val="000000"/>
            <w:kern w:val="0"/>
            <w14:ligatures w14:val="none"/>
            <w:rPrChange w:id="16" w:author="Kim Elliman" w:date="2026-05-11T16:37:00Z" w16du:dateUtc="2026-05-11T20:37:00Z">
              <w:rPr/>
            </w:rPrChange>
          </w:rPr>
          <w:t xml:space="preserve"> to preserve </w:t>
        </w:r>
      </w:ins>
      <w:ins w:id="17" w:author="Kim Elliman" w:date="2026-05-11T12:53:00Z" w16du:dateUtc="2026-05-11T16:53:00Z">
        <w:r w:rsidRPr="00B246BF">
          <w:rPr>
            <w:rFonts w:ascii="Helvetica Neue" w:eastAsia="Times New Roman" w:hAnsi="Helvetica Neue" w:cs="Times New Roman"/>
            <w:color w:val="000000"/>
            <w:kern w:val="0"/>
            <w14:ligatures w14:val="none"/>
            <w:rPrChange w:id="18" w:author="Kim Elliman" w:date="2026-05-11T16:37:00Z" w16du:dateUtc="2026-05-11T20:37:00Z">
              <w:rPr/>
            </w:rPrChange>
          </w:rPr>
          <w:t>biodiversity</w:t>
        </w:r>
      </w:ins>
      <w:r w:rsidRPr="00B246BF">
        <w:rPr>
          <w:rFonts w:ascii="Helvetica Neue" w:eastAsia="Times New Roman" w:hAnsi="Helvetica Neue" w:cs="Times New Roman"/>
          <w:color w:val="000000"/>
          <w:kern w:val="0"/>
          <w14:ligatures w14:val="none"/>
          <w:rPrChange w:id="19" w:author="Kim Elliman" w:date="2026-05-11T16:37:00Z" w16du:dateUtc="2026-05-11T20:37:00Z">
            <w:rPr/>
          </w:rPrChange>
        </w:rPr>
        <w:t xml:space="preserve">, each executed with precision: </w:t>
      </w:r>
    </w:p>
    <w:p w14:paraId="7BD21D1A" w14:textId="77777777" w:rsidR="00B246BF" w:rsidRDefault="00097950" w:rsidP="00B246BF">
      <w:pPr>
        <w:spacing w:line="240" w:lineRule="auto"/>
        <w:jc w:val="both"/>
        <w:rPr>
          <w:ins w:id="20" w:author="Kim Elliman" w:date="2026-05-11T16:37:00Z" w16du:dateUtc="2026-05-11T20:37:00Z"/>
          <w:rFonts w:ascii="Helvetica Neue" w:eastAsia="Times New Roman" w:hAnsi="Helvetica Neue" w:cs="Times New Roman"/>
          <w:color w:val="000000"/>
          <w:kern w:val="0"/>
          <w14:ligatures w14:val="none"/>
        </w:rPr>
        <w:pPrChange w:id="21" w:author="Kim Elliman" w:date="2026-05-11T16:37:00Z" w16du:dateUtc="2026-05-11T20:37:00Z">
          <w:pPr>
            <w:spacing w:line="240" w:lineRule="auto"/>
          </w:pPr>
        </w:pPrChange>
      </w:pPr>
      <w:r w:rsidRPr="00B246BF">
        <w:rPr>
          <w:rFonts w:ascii="Helvetica Neue" w:eastAsia="Times New Roman" w:hAnsi="Helvetica Neue" w:cs="Times New Roman"/>
          <w:color w:val="000000"/>
          <w:kern w:val="0"/>
          <w14:ligatures w14:val="none"/>
          <w:rPrChange w:id="22" w:author="Kim Elliman" w:date="2026-05-11T16:37:00Z" w16du:dateUtc="2026-05-11T20:37:00Z">
            <w:rPr/>
          </w:rPrChange>
        </w:rPr>
        <w:t xml:space="preserve">1) create a national map of regional biodiversity hotspots that meet a set of strategic, scientific conservation criteria, </w:t>
      </w:r>
    </w:p>
    <w:p w14:paraId="635F9DB7" w14:textId="77777777" w:rsidR="00B246BF" w:rsidRDefault="00097950" w:rsidP="00B246BF">
      <w:pPr>
        <w:spacing w:line="240" w:lineRule="auto"/>
        <w:jc w:val="both"/>
        <w:rPr>
          <w:ins w:id="23" w:author="Kim Elliman" w:date="2026-05-11T16:37:00Z" w16du:dateUtc="2026-05-11T20:37:00Z"/>
          <w:rFonts w:ascii="Helvetica Neue" w:eastAsia="Times New Roman" w:hAnsi="Helvetica Neue" w:cs="Times New Roman"/>
          <w:color w:val="000000"/>
          <w:kern w:val="0"/>
          <w14:ligatures w14:val="none"/>
        </w:rPr>
        <w:pPrChange w:id="24" w:author="Kim Elliman" w:date="2026-05-11T16:37:00Z" w16du:dateUtc="2026-05-11T20:37:00Z">
          <w:pPr>
            <w:spacing w:line="240" w:lineRule="auto"/>
          </w:pPr>
        </w:pPrChange>
      </w:pPr>
      <w:r w:rsidRPr="00B246BF">
        <w:rPr>
          <w:rFonts w:ascii="Helvetica Neue" w:eastAsia="Times New Roman" w:hAnsi="Helvetica Neue" w:cs="Times New Roman"/>
          <w:color w:val="000000"/>
          <w:kern w:val="0"/>
          <w14:ligatures w14:val="none"/>
          <w:rPrChange w:id="25" w:author="Kim Elliman" w:date="2026-05-11T16:37:00Z" w16du:dateUtc="2026-05-11T20:37:00Z">
            <w:rPr/>
          </w:rPrChange>
        </w:rPr>
        <w:t xml:space="preserve">2) assemble concessionary capital and low-cost financing to compete in an increasingly sophisticated marketplace, and </w:t>
      </w:r>
    </w:p>
    <w:p w14:paraId="6C8FA27B" w14:textId="29E9EE0D" w:rsidR="00097950" w:rsidRPr="00B246BF" w:rsidRDefault="00097950" w:rsidP="00B246BF">
      <w:pPr>
        <w:spacing w:line="240" w:lineRule="auto"/>
        <w:jc w:val="both"/>
        <w:rPr>
          <w:rFonts w:ascii="Aptos" w:eastAsia="Times New Roman" w:hAnsi="Aptos" w:cs="Times New Roman"/>
          <w:color w:val="212121"/>
          <w:kern w:val="0"/>
          <w14:ligatures w14:val="none"/>
          <w:rPrChange w:id="26" w:author="Kim Elliman" w:date="2026-05-11T16:37:00Z" w16du:dateUtc="2026-05-11T20:37:00Z">
            <w:rPr>
              <w:rFonts w:ascii="Aptos" w:hAnsi="Aptos"/>
              <w:color w:val="212121"/>
            </w:rPr>
          </w:rPrChange>
        </w:rPr>
        <w:pPrChange w:id="27" w:author="Kim Elliman" w:date="2026-05-11T16:37:00Z" w16du:dateUtc="2026-05-11T20:37:00Z">
          <w:pPr>
            <w:spacing w:line="240" w:lineRule="auto"/>
          </w:pPr>
        </w:pPrChange>
      </w:pPr>
      <w:r w:rsidRPr="00B246BF">
        <w:rPr>
          <w:rFonts w:ascii="Helvetica Neue" w:eastAsia="Times New Roman" w:hAnsi="Helvetica Neue" w:cs="Times New Roman"/>
          <w:color w:val="000000"/>
          <w:kern w:val="0"/>
          <w14:ligatures w14:val="none"/>
          <w:rPrChange w:id="28" w:author="Kim Elliman" w:date="2026-05-11T16:37:00Z" w16du:dateUtc="2026-05-11T20:37:00Z">
            <w:rPr/>
          </w:rPrChange>
        </w:rPr>
        <w:t>3) apply the superlative transactional expertise of WAF's nimble and well-networked team</w:t>
      </w:r>
      <w:ins w:id="29" w:author="Kim Elliman" w:date="2026-05-11T16:38:00Z" w16du:dateUtc="2026-05-11T20:38:00Z">
        <w:r w:rsidR="00B246BF">
          <w:rPr>
            <w:rFonts w:ascii="Helvetica Neue" w:eastAsia="Times New Roman" w:hAnsi="Helvetica Neue" w:cs="Times New Roman"/>
            <w:color w:val="000000"/>
            <w:kern w:val="0"/>
            <w14:ligatures w14:val="none"/>
          </w:rPr>
          <w:t>: staff, consultants, and partners</w:t>
        </w:r>
      </w:ins>
      <w:r w:rsidRPr="00B246BF">
        <w:rPr>
          <w:rFonts w:ascii="Helvetica Neue" w:eastAsia="Times New Roman" w:hAnsi="Helvetica Neue" w:cs="Times New Roman"/>
          <w:color w:val="000000"/>
          <w:kern w:val="0"/>
          <w14:ligatures w14:val="none"/>
          <w:rPrChange w:id="30" w:author="Kim Elliman" w:date="2026-05-11T16:37:00Z" w16du:dateUtc="2026-05-11T20:37:00Z">
            <w:rPr/>
          </w:rPrChange>
        </w:rPr>
        <w:t>. </w:t>
      </w:r>
    </w:p>
    <w:p w14:paraId="5D593328" w14:textId="477067B8" w:rsidR="00097950" w:rsidRPr="00097950" w:rsidRDefault="00097950" w:rsidP="00B246BF">
      <w:pPr>
        <w:spacing w:after="0" w:line="240" w:lineRule="auto"/>
        <w:rPr>
          <w:rFonts w:ascii="Aptos" w:eastAsia="Times New Roman" w:hAnsi="Aptos" w:cs="Times New Roman"/>
          <w:color w:val="000000"/>
          <w:kern w:val="0"/>
          <w14:ligatures w14:val="none"/>
        </w:rPr>
      </w:pPr>
    </w:p>
    <w:p w14:paraId="62BA624F" w14:textId="77777777" w:rsidR="00B246BF" w:rsidRDefault="00B246BF" w:rsidP="00097950">
      <w:pPr>
        <w:spacing w:line="240" w:lineRule="auto"/>
        <w:rPr>
          <w:ins w:id="31" w:author="Kim Elliman" w:date="2026-05-11T16:37:00Z" w16du:dateUtc="2026-05-11T20:37:00Z"/>
          <w:rFonts w:ascii="Helvetica Neue" w:eastAsia="Times New Roman" w:hAnsi="Helvetica Neue" w:cs="Times New Roman"/>
          <w:color w:val="000000"/>
          <w:kern w:val="0"/>
          <w14:ligatures w14:val="none"/>
        </w:rPr>
      </w:pPr>
    </w:p>
    <w:p w14:paraId="7CAC6C45" w14:textId="3E47C76C" w:rsidR="00097950" w:rsidRPr="00B246BF" w:rsidRDefault="00097950" w:rsidP="00097950">
      <w:pPr>
        <w:spacing w:line="240" w:lineRule="auto"/>
        <w:rPr>
          <w:rFonts w:ascii="Helvetica Neue" w:eastAsia="Times New Roman" w:hAnsi="Helvetica Neue" w:cs="Times New Roman"/>
          <w:color w:val="EE0000"/>
          <w:kern w:val="0"/>
          <w14:ligatures w14:val="none"/>
          <w:rPrChange w:id="32" w:author="Kim Elliman" w:date="2026-05-11T16:38:00Z" w16du:dateUtc="2026-05-11T20:38:00Z">
            <w:rPr>
              <w:rFonts w:ascii="Helvetica Neue" w:eastAsia="Times New Roman" w:hAnsi="Helvetica Neue" w:cs="Times New Roman"/>
              <w:b/>
              <w:bCs/>
              <w:color w:val="000000"/>
              <w:kern w:val="0"/>
              <w14:ligatures w14:val="none"/>
            </w:rPr>
          </w:rPrChange>
        </w:rPr>
      </w:pPr>
      <w:r w:rsidRPr="00B246BF">
        <w:rPr>
          <w:rFonts w:ascii="Helvetica Neue" w:eastAsia="Times New Roman" w:hAnsi="Helvetica Neue" w:cs="Times New Roman"/>
          <w:color w:val="EE0000"/>
          <w:kern w:val="0"/>
          <w14:ligatures w14:val="none"/>
          <w:rPrChange w:id="33" w:author="Kim Elliman" w:date="2026-05-11T16:38:00Z" w16du:dateUtc="2026-05-11T20:38:00Z">
            <w:rPr>
              <w:rFonts w:ascii="Helvetica Neue" w:eastAsia="Times New Roman" w:hAnsi="Helvetica Neue" w:cs="Times New Roman"/>
              <w:b/>
              <w:bCs/>
              <w:color w:val="000000"/>
              <w:kern w:val="0"/>
              <w14:ligatures w14:val="none"/>
            </w:rPr>
          </w:rPrChange>
        </w:rPr>
        <w:t>Page 3</w:t>
      </w:r>
    </w:p>
    <w:p w14:paraId="420C63B7" w14:textId="5F814121" w:rsidR="00097950" w:rsidRPr="00097950" w:rsidRDefault="00097950" w:rsidP="00097950">
      <w:pPr>
        <w:spacing w:line="240" w:lineRule="auto"/>
        <w:rPr>
          <w:rFonts w:ascii="Aptos" w:eastAsia="Times New Roman" w:hAnsi="Aptos" w:cs="Times New Roman"/>
          <w:color w:val="212121"/>
          <w:kern w:val="0"/>
          <w14:ligatures w14:val="none"/>
        </w:rPr>
      </w:pPr>
      <w:r w:rsidRPr="00097950">
        <w:rPr>
          <w:rFonts w:ascii="Helvetica Neue" w:eastAsia="Times New Roman" w:hAnsi="Helvetica Neue" w:cs="Times New Roman"/>
          <w:b/>
          <w:bCs/>
          <w:color w:val="000000"/>
          <w:kern w:val="0"/>
          <w14:ligatures w14:val="none"/>
        </w:rPr>
        <w:t>WAF’s Strategy is Uniquely Positioned for Success</w:t>
      </w:r>
    </w:p>
    <w:p w14:paraId="56189DAB" w14:textId="0A55346A" w:rsidR="00097950" w:rsidRDefault="00097950" w:rsidP="00097950">
      <w:pPr>
        <w:spacing w:line="240" w:lineRule="auto"/>
        <w:rPr>
          <w:ins w:id="34" w:author="Kim Elliman" w:date="2026-05-11T12:56:00Z" w16du:dateUtc="2026-05-11T16:56:00Z"/>
          <w:rFonts w:ascii="Helvetica Neue" w:eastAsia="Times New Roman" w:hAnsi="Helvetica Neue" w:cs="Times New Roman"/>
          <w:color w:val="000000"/>
          <w:kern w:val="0"/>
          <w14:ligatures w14:val="none"/>
        </w:rPr>
      </w:pPr>
      <w:r w:rsidRPr="00097950">
        <w:rPr>
          <w:rFonts w:ascii="Helvetica Neue" w:eastAsia="Times New Roman" w:hAnsi="Helvetica Neue" w:cs="Times New Roman"/>
          <w:color w:val="000000"/>
          <w:kern w:val="0"/>
          <w14:ligatures w14:val="none"/>
        </w:rPr>
        <w:t xml:space="preserve">WAF </w:t>
      </w:r>
      <w:del w:id="35" w:author="Kim Elliman" w:date="2026-05-11T12:56:00Z" w16du:dateUtc="2026-05-11T16:56:00Z">
        <w:r w:rsidRPr="00097950" w:rsidDel="00097950">
          <w:rPr>
            <w:rFonts w:ascii="Helvetica Neue" w:eastAsia="Times New Roman" w:hAnsi="Helvetica Neue" w:cs="Times New Roman"/>
            <w:color w:val="000000"/>
            <w:kern w:val="0"/>
            <w14:ligatures w14:val="none"/>
          </w:rPr>
          <w:delText xml:space="preserve">proposes a </w:delText>
        </w:r>
      </w:del>
      <w:del w:id="36" w:author="Kim Elliman" w:date="2026-05-11T12:54:00Z" w16du:dateUtc="2026-05-11T16:54:00Z">
        <w:r w:rsidRPr="00097950" w:rsidDel="00097950">
          <w:rPr>
            <w:rFonts w:ascii="Helvetica Neue" w:eastAsia="Times New Roman" w:hAnsi="Helvetica Neue" w:cs="Times New Roman"/>
            <w:color w:val="000000"/>
            <w:kern w:val="0"/>
            <w14:ligatures w14:val="none"/>
          </w:rPr>
          <w:delText xml:space="preserve">new </w:delText>
        </w:r>
      </w:del>
      <w:del w:id="37" w:author="Kim Elliman" w:date="2026-05-11T12:56:00Z" w16du:dateUtc="2026-05-11T16:56:00Z">
        <w:r w:rsidRPr="00097950" w:rsidDel="00097950">
          <w:rPr>
            <w:rFonts w:ascii="Helvetica Neue" w:eastAsia="Times New Roman" w:hAnsi="Helvetica Neue" w:cs="Times New Roman"/>
            <w:color w:val="000000"/>
            <w:kern w:val="0"/>
            <w14:ligatures w14:val="none"/>
          </w:rPr>
          <w:delText xml:space="preserve">conservation approach that pursues strategic transactions at the pace of the deal, with minimal staff and overhead. We </w:delText>
        </w:r>
      </w:del>
      <w:r w:rsidRPr="00097950">
        <w:rPr>
          <w:rFonts w:ascii="Helvetica Neue" w:eastAsia="Times New Roman" w:hAnsi="Helvetica Neue" w:cs="Times New Roman"/>
          <w:color w:val="000000"/>
          <w:kern w:val="0"/>
          <w14:ligatures w14:val="none"/>
        </w:rPr>
        <w:t>harness</w:t>
      </w:r>
      <w:ins w:id="38" w:author="Kim Elliman" w:date="2026-05-11T12:56:00Z" w16du:dateUtc="2026-05-11T16:56:00Z">
        <w:r>
          <w:rPr>
            <w:rFonts w:ascii="Helvetica Neue" w:eastAsia="Times New Roman" w:hAnsi="Helvetica Neue" w:cs="Times New Roman"/>
            <w:color w:val="000000"/>
            <w:kern w:val="0"/>
            <w14:ligatures w14:val="none"/>
          </w:rPr>
          <w:t>es</w:t>
        </w:r>
      </w:ins>
      <w:r w:rsidRPr="00097950">
        <w:rPr>
          <w:rFonts w:ascii="Helvetica Neue" w:eastAsia="Times New Roman" w:hAnsi="Helvetica Neue" w:cs="Times New Roman"/>
          <w:color w:val="000000"/>
          <w:kern w:val="0"/>
          <w14:ligatures w14:val="none"/>
        </w:rPr>
        <w:t xml:space="preserve"> skill, science, partnerships, and financial sophistication to significantly accelerate the protection of our nation’s most valued natural lands and waters for the long-term. </w:t>
      </w:r>
      <w:del w:id="39" w:author="Kim Elliman" w:date="2026-05-11T16:41:00Z" w16du:dateUtc="2026-05-11T20:41:00Z">
        <w:r w:rsidRPr="00097950" w:rsidDel="00B246BF">
          <w:rPr>
            <w:rFonts w:ascii="Helvetica Neue" w:eastAsia="Times New Roman" w:hAnsi="Helvetica Neue" w:cs="Times New Roman"/>
            <w:color w:val="000000"/>
            <w:kern w:val="0"/>
            <w14:ligatures w14:val="none"/>
          </w:rPr>
          <w:delText xml:space="preserve">The current pace of land conservation is not moving fast enough to counter the rapid loss of our rich biodiversity and wild places. </w:delText>
        </w:r>
      </w:del>
    </w:p>
    <w:p w14:paraId="705A49AE" w14:textId="279C3FE2" w:rsidR="00097950" w:rsidRPr="00097950" w:rsidRDefault="00B246BF" w:rsidP="00097950">
      <w:pPr>
        <w:spacing w:line="240" w:lineRule="auto"/>
        <w:rPr>
          <w:rFonts w:ascii="Aptos" w:eastAsia="Times New Roman" w:hAnsi="Aptos" w:cs="Times New Roman"/>
          <w:color w:val="212121"/>
          <w:kern w:val="0"/>
          <w14:ligatures w14:val="none"/>
        </w:rPr>
      </w:pPr>
      <w:ins w:id="40" w:author="Kim Elliman" w:date="2026-05-11T16:40:00Z" w16du:dateUtc="2026-05-11T20:40:00Z">
        <w:r w:rsidRPr="00097950">
          <w:rPr>
            <w:rFonts w:ascii="Helvetica Neue" w:eastAsia="Times New Roman" w:hAnsi="Helvetica Neue" w:cs="Times New Roman"/>
            <w:color w:val="000000"/>
            <w:kern w:val="0"/>
            <w14:ligatures w14:val="none"/>
          </w:rPr>
          <w:t xml:space="preserve">WAF offers </w:t>
        </w:r>
      </w:ins>
      <w:del w:id="41" w:author="Kim Elliman" w:date="2026-05-11T16:40:00Z" w16du:dateUtc="2026-05-11T20:40:00Z">
        <w:r w:rsidR="00097950" w:rsidRPr="00097950" w:rsidDel="00B246BF">
          <w:rPr>
            <w:rFonts w:ascii="Helvetica Neue" w:eastAsia="Times New Roman" w:hAnsi="Helvetica Neue" w:cs="Times New Roman"/>
            <w:color w:val="000000"/>
            <w:kern w:val="0"/>
            <w14:ligatures w14:val="none"/>
          </w:rPr>
          <w:delText xml:space="preserve">It needs </w:delText>
        </w:r>
      </w:del>
      <w:r w:rsidR="00097950" w:rsidRPr="00097950">
        <w:rPr>
          <w:rFonts w:ascii="Helvetica Neue" w:eastAsia="Times New Roman" w:hAnsi="Helvetica Neue" w:cs="Times New Roman"/>
          <w:color w:val="000000"/>
          <w:kern w:val="0"/>
          <w14:ligatures w14:val="none"/>
        </w:rPr>
        <w:t xml:space="preserve">a </w:t>
      </w:r>
      <w:del w:id="42" w:author="Kim Elliman" w:date="2026-05-11T12:55:00Z" w16du:dateUtc="2026-05-11T16:55:00Z">
        <w:r w:rsidR="00097950" w:rsidRPr="00097950" w:rsidDel="00097950">
          <w:rPr>
            <w:rFonts w:ascii="Helvetica Neue" w:eastAsia="Times New Roman" w:hAnsi="Helvetica Neue" w:cs="Times New Roman"/>
            <w:color w:val="000000"/>
            <w:kern w:val="0"/>
            <w14:ligatures w14:val="none"/>
          </w:rPr>
          <w:delText xml:space="preserve">new </w:delText>
        </w:r>
      </w:del>
      <w:ins w:id="43" w:author="Kim Elliman" w:date="2026-05-11T12:55:00Z" w16du:dateUtc="2026-05-11T16:55:00Z">
        <w:r w:rsidR="00097950">
          <w:rPr>
            <w:rFonts w:ascii="Helvetica Neue" w:eastAsia="Times New Roman" w:hAnsi="Helvetica Neue" w:cs="Times New Roman"/>
            <w:color w:val="000000"/>
            <w:kern w:val="0"/>
            <w14:ligatures w14:val="none"/>
          </w:rPr>
          <w:t>reinvigorated</w:t>
        </w:r>
        <w:r w:rsidR="00097950" w:rsidRPr="00097950">
          <w:rPr>
            <w:rFonts w:ascii="Helvetica Neue" w:eastAsia="Times New Roman" w:hAnsi="Helvetica Neue" w:cs="Times New Roman"/>
            <w:color w:val="000000"/>
            <w:kern w:val="0"/>
            <w14:ligatures w14:val="none"/>
          </w:rPr>
          <w:t xml:space="preserve"> </w:t>
        </w:r>
      </w:ins>
      <w:r w:rsidR="00097950" w:rsidRPr="00097950">
        <w:rPr>
          <w:rFonts w:ascii="Helvetica Neue" w:eastAsia="Times New Roman" w:hAnsi="Helvetica Neue" w:cs="Times New Roman"/>
          <w:color w:val="000000"/>
          <w:kern w:val="0"/>
          <w14:ligatures w14:val="none"/>
        </w:rPr>
        <w:t>approach</w:t>
      </w:r>
      <w:del w:id="44" w:author="Kim Elliman" w:date="2026-05-11T16:40:00Z" w16du:dateUtc="2026-05-11T20:40:00Z">
        <w:r w:rsidR="00097950" w:rsidRPr="00097950" w:rsidDel="00B246BF">
          <w:rPr>
            <w:rFonts w:ascii="Helvetica Neue" w:eastAsia="Times New Roman" w:hAnsi="Helvetica Neue" w:cs="Times New Roman"/>
            <w:color w:val="000000"/>
            <w:kern w:val="0"/>
            <w14:ligatures w14:val="none"/>
          </w:rPr>
          <w:delText xml:space="preserve">, and </w:delText>
        </w:r>
      </w:del>
      <w:del w:id="45" w:author="Kim Elliman" w:date="2026-05-11T16:39:00Z" w16du:dateUtc="2026-05-11T20:39:00Z">
        <w:r w:rsidR="00097950" w:rsidRPr="00097950" w:rsidDel="00B246BF">
          <w:rPr>
            <w:rFonts w:ascii="Helvetica Neue" w:eastAsia="Times New Roman" w:hAnsi="Helvetica Neue" w:cs="Times New Roman"/>
            <w:color w:val="000000"/>
            <w:kern w:val="0"/>
            <w14:ligatures w14:val="none"/>
          </w:rPr>
          <w:delText xml:space="preserve">WAF offers </w:delText>
        </w:r>
      </w:del>
      <w:del w:id="46" w:author="Kim Elliman" w:date="2026-05-11T16:40:00Z" w16du:dateUtc="2026-05-11T20:40:00Z">
        <w:r w:rsidR="00097950" w:rsidRPr="00097950" w:rsidDel="00B246BF">
          <w:rPr>
            <w:rFonts w:ascii="Helvetica Neue" w:eastAsia="Times New Roman" w:hAnsi="Helvetica Neue" w:cs="Times New Roman"/>
            <w:color w:val="000000"/>
            <w:kern w:val="0"/>
            <w14:ligatures w14:val="none"/>
          </w:rPr>
          <w:delText>that. </w:delText>
        </w:r>
      </w:del>
    </w:p>
    <w:p w14:paraId="25CF6AC8" w14:textId="77777777" w:rsidR="00097950" w:rsidRDefault="00097950" w:rsidP="00097950">
      <w:pPr>
        <w:spacing w:line="240" w:lineRule="auto"/>
        <w:rPr>
          <w:ins w:id="47" w:author="Kim Elliman" w:date="2026-05-11T12:56:00Z" w16du:dateUtc="2026-05-11T16:56:00Z"/>
          <w:rFonts w:ascii="Helvetica Neue" w:eastAsia="Times New Roman" w:hAnsi="Helvetica Neue" w:cs="Times New Roman"/>
          <w:color w:val="000000"/>
          <w:kern w:val="0"/>
          <w14:ligatures w14:val="none"/>
        </w:rPr>
      </w:pPr>
      <w:ins w:id="48" w:author="Kim Elliman" w:date="2026-05-11T12:56:00Z" w16du:dateUtc="2026-05-11T16:56:00Z">
        <w:r>
          <w:rPr>
            <w:rFonts w:ascii="Helvetica Neue" w:eastAsia="Times New Roman" w:hAnsi="Helvetica Neue" w:cs="Times New Roman"/>
            <w:color w:val="000000"/>
            <w:kern w:val="0"/>
            <w14:ligatures w14:val="none"/>
          </w:rPr>
          <w:t>Page 4</w:t>
        </w:r>
      </w:ins>
    </w:p>
    <w:p w14:paraId="07A4EA58" w14:textId="77777777" w:rsidR="00097950" w:rsidRDefault="00097950" w:rsidP="00097950">
      <w:pPr>
        <w:spacing w:line="240" w:lineRule="auto"/>
        <w:rPr>
          <w:ins w:id="49" w:author="Kim Elliman" w:date="2026-05-11T12:56:00Z" w16du:dateUtc="2026-05-11T16:56:00Z"/>
          <w:rFonts w:ascii="Helvetica Neue" w:eastAsia="Times New Roman" w:hAnsi="Helvetica Neue" w:cs="Times New Roman"/>
          <w:color w:val="000000"/>
          <w:kern w:val="0"/>
          <w14:ligatures w14:val="none"/>
        </w:rPr>
      </w:pPr>
      <w:r w:rsidRPr="00097950">
        <w:rPr>
          <w:rFonts w:ascii="Helvetica Neue" w:eastAsia="Times New Roman" w:hAnsi="Helvetica Neue" w:cs="Times New Roman"/>
          <w:color w:val="000000"/>
          <w:kern w:val="0"/>
          <w14:ligatures w14:val="none"/>
        </w:rPr>
        <w:t>The three strategic pillars of our work are</w:t>
      </w:r>
    </w:p>
    <w:p w14:paraId="47E8F841" w14:textId="53515145" w:rsidR="00097950" w:rsidRPr="008954A4" w:rsidRDefault="00097950">
      <w:pPr>
        <w:pStyle w:val="ListParagraph"/>
        <w:numPr>
          <w:ilvl w:val="0"/>
          <w:numId w:val="5"/>
        </w:numPr>
        <w:spacing w:line="240" w:lineRule="auto"/>
        <w:rPr>
          <w:ins w:id="50" w:author="Kim Elliman" w:date="2026-05-11T12:57:00Z" w16du:dateUtc="2026-05-11T16:57:00Z"/>
          <w:rFonts w:ascii="Helvetica Neue" w:eastAsia="Times New Roman" w:hAnsi="Helvetica Neue" w:cs="Times New Roman"/>
          <w:color w:val="000000"/>
          <w:kern w:val="0"/>
          <w14:ligatures w14:val="none"/>
          <w:rPrChange w:id="51" w:author="Kim Elliman" w:date="2026-05-11T12:58:00Z" w16du:dateUtc="2026-05-11T16:58:00Z">
            <w:rPr>
              <w:ins w:id="52" w:author="Kim Elliman" w:date="2026-05-11T12:57:00Z" w16du:dateUtc="2026-05-11T16:57:00Z"/>
            </w:rPr>
          </w:rPrChange>
        </w:rPr>
        <w:pPrChange w:id="53" w:author="Kim Elliman" w:date="2026-05-11T12:58:00Z" w16du:dateUtc="2026-05-11T16:58:00Z">
          <w:pPr>
            <w:spacing w:line="240" w:lineRule="auto"/>
          </w:pPr>
        </w:pPrChange>
      </w:pPr>
      <w:ins w:id="54" w:author="Kim Elliman" w:date="2026-05-11T12:57:00Z" w16du:dateUtc="2026-05-11T16:57:00Z">
        <w:r w:rsidRPr="008954A4">
          <w:rPr>
            <w:rFonts w:ascii="Helvetica Neue" w:eastAsia="Times New Roman" w:hAnsi="Helvetica Neue" w:cs="Times New Roman"/>
            <w:color w:val="000000"/>
            <w:kern w:val="0"/>
            <w14:ligatures w14:val="none"/>
            <w:rPrChange w:id="55" w:author="Kim Elliman" w:date="2026-05-11T12:58:00Z" w16du:dateUtc="2026-05-11T16:58:00Z">
              <w:rPr/>
            </w:rPrChange>
          </w:rPr>
          <w:t>Targeted conservation</w:t>
        </w:r>
      </w:ins>
      <w:ins w:id="56" w:author="Kim Elliman" w:date="2026-05-11T16:41:00Z" w16du:dateUtc="2026-05-11T20:41:00Z">
        <w:r w:rsidR="00B246BF">
          <w:rPr>
            <w:rFonts w:ascii="Helvetica Neue" w:eastAsia="Times New Roman" w:hAnsi="Helvetica Neue" w:cs="Times New Roman"/>
            <w:color w:val="000000"/>
            <w:kern w:val="0"/>
            <w14:ligatures w14:val="none"/>
          </w:rPr>
          <w:t xml:space="preserve"> of biodiversity</w:t>
        </w:r>
      </w:ins>
    </w:p>
    <w:p w14:paraId="5D7A5304" w14:textId="77777777" w:rsidR="008954A4" w:rsidRPr="008954A4" w:rsidRDefault="008954A4">
      <w:pPr>
        <w:pStyle w:val="ListParagraph"/>
        <w:numPr>
          <w:ilvl w:val="0"/>
          <w:numId w:val="5"/>
        </w:numPr>
        <w:spacing w:line="240" w:lineRule="auto"/>
        <w:rPr>
          <w:ins w:id="57" w:author="Kim Elliman" w:date="2026-05-11T12:57:00Z" w16du:dateUtc="2026-05-11T16:57:00Z"/>
          <w:rFonts w:ascii="Helvetica Neue" w:eastAsia="Times New Roman" w:hAnsi="Helvetica Neue" w:cs="Times New Roman"/>
          <w:color w:val="000000"/>
          <w:kern w:val="0"/>
          <w14:ligatures w14:val="none"/>
          <w:rPrChange w:id="58" w:author="Kim Elliman" w:date="2026-05-11T12:58:00Z" w16du:dateUtc="2026-05-11T16:58:00Z">
            <w:rPr>
              <w:ins w:id="59" w:author="Kim Elliman" w:date="2026-05-11T12:57:00Z" w16du:dateUtc="2026-05-11T16:57:00Z"/>
            </w:rPr>
          </w:rPrChange>
        </w:rPr>
        <w:pPrChange w:id="60" w:author="Kim Elliman" w:date="2026-05-11T12:58:00Z" w16du:dateUtc="2026-05-11T16:58:00Z">
          <w:pPr>
            <w:spacing w:line="240" w:lineRule="auto"/>
          </w:pPr>
        </w:pPrChange>
      </w:pPr>
      <w:ins w:id="61" w:author="Kim Elliman" w:date="2026-05-11T12:57:00Z" w16du:dateUtc="2026-05-11T16:57:00Z">
        <w:r w:rsidRPr="008954A4">
          <w:rPr>
            <w:rFonts w:ascii="Helvetica Neue" w:eastAsia="Times New Roman" w:hAnsi="Helvetica Neue" w:cs="Times New Roman"/>
            <w:color w:val="000000"/>
            <w:kern w:val="0"/>
            <w14:ligatures w14:val="none"/>
            <w:rPrChange w:id="62" w:author="Kim Elliman" w:date="2026-05-11T12:58:00Z" w16du:dateUtc="2026-05-11T16:58:00Z">
              <w:rPr/>
            </w:rPrChange>
          </w:rPr>
          <w:t>Creative, upfront deal capital</w:t>
        </w:r>
      </w:ins>
    </w:p>
    <w:p w14:paraId="52C98F1F" w14:textId="46D12204" w:rsidR="00097950" w:rsidRPr="008954A4" w:rsidRDefault="008954A4">
      <w:pPr>
        <w:pStyle w:val="ListParagraph"/>
        <w:numPr>
          <w:ilvl w:val="0"/>
          <w:numId w:val="5"/>
        </w:numPr>
        <w:spacing w:line="240" w:lineRule="auto"/>
        <w:rPr>
          <w:ins w:id="63" w:author="Kim Elliman" w:date="2026-05-11T12:57:00Z" w16du:dateUtc="2026-05-11T16:57:00Z"/>
          <w:rFonts w:ascii="Helvetica Neue" w:eastAsia="Times New Roman" w:hAnsi="Helvetica Neue" w:cs="Times New Roman"/>
          <w:color w:val="000000"/>
          <w:kern w:val="0"/>
          <w14:ligatures w14:val="none"/>
          <w:rPrChange w:id="64" w:author="Kim Elliman" w:date="2026-05-11T12:58:00Z" w16du:dateUtc="2026-05-11T16:58:00Z">
            <w:rPr>
              <w:ins w:id="65" w:author="Kim Elliman" w:date="2026-05-11T12:57:00Z" w16du:dateUtc="2026-05-11T16:57:00Z"/>
            </w:rPr>
          </w:rPrChange>
        </w:rPr>
        <w:pPrChange w:id="66" w:author="Kim Elliman" w:date="2026-05-11T12:58:00Z" w16du:dateUtc="2026-05-11T16:58:00Z">
          <w:pPr>
            <w:spacing w:line="240" w:lineRule="auto"/>
          </w:pPr>
        </w:pPrChange>
      </w:pPr>
      <w:ins w:id="67" w:author="Kim Elliman" w:date="2026-05-11T12:57:00Z" w16du:dateUtc="2026-05-11T16:57:00Z">
        <w:r w:rsidRPr="008954A4">
          <w:rPr>
            <w:rFonts w:ascii="Helvetica Neue" w:eastAsia="Times New Roman" w:hAnsi="Helvetica Neue" w:cs="Times New Roman"/>
            <w:color w:val="000000"/>
            <w:kern w:val="0"/>
            <w14:ligatures w14:val="none"/>
            <w:rPrChange w:id="68" w:author="Kim Elliman" w:date="2026-05-11T12:58:00Z" w16du:dateUtc="2026-05-11T16:58:00Z">
              <w:rPr/>
            </w:rPrChange>
          </w:rPr>
          <w:t>Transaction sophistication</w:t>
        </w:r>
      </w:ins>
      <w:r w:rsidR="00097950" w:rsidRPr="008954A4">
        <w:rPr>
          <w:rFonts w:ascii="Helvetica Neue" w:eastAsia="Times New Roman" w:hAnsi="Helvetica Neue" w:cs="Times New Roman"/>
          <w:color w:val="000000"/>
          <w:kern w:val="0"/>
          <w14:ligatures w14:val="none"/>
          <w:rPrChange w:id="69" w:author="Kim Elliman" w:date="2026-05-11T12:58:00Z" w16du:dateUtc="2026-05-11T16:58:00Z">
            <w:rPr/>
          </w:rPrChange>
        </w:rPr>
        <w:t> </w:t>
      </w:r>
    </w:p>
    <w:p w14:paraId="43A259AA" w14:textId="2FCB299A" w:rsidR="008954A4" w:rsidRPr="008954A4" w:rsidRDefault="008954A4" w:rsidP="008954A4">
      <w:pPr>
        <w:pStyle w:val="ListParagraph"/>
        <w:numPr>
          <w:ilvl w:val="0"/>
          <w:numId w:val="5"/>
        </w:numPr>
        <w:spacing w:line="240" w:lineRule="auto"/>
        <w:rPr>
          <w:ins w:id="70" w:author="Kim Elliman" w:date="2026-05-11T12:58:00Z" w16du:dateUtc="2026-05-11T16:58:00Z"/>
          <w:rFonts w:ascii="Aptos" w:eastAsia="Times New Roman" w:hAnsi="Aptos" w:cs="Times New Roman"/>
          <w:color w:val="212121"/>
          <w:kern w:val="0"/>
          <w14:ligatures w14:val="none"/>
          <w:rPrChange w:id="71" w:author="Kim Elliman" w:date="2026-05-11T12:58:00Z" w16du:dateUtc="2026-05-11T16:58:00Z">
            <w:rPr>
              <w:ins w:id="72" w:author="Kim Elliman" w:date="2026-05-11T12:58:00Z" w16du:dateUtc="2026-05-11T16:58:00Z"/>
              <w:rFonts w:ascii="Helvetica Neue" w:eastAsia="Times New Roman" w:hAnsi="Helvetica Neue" w:cs="Times New Roman"/>
              <w:color w:val="000000"/>
              <w:kern w:val="0"/>
              <w14:ligatures w14:val="none"/>
            </w:rPr>
          </w:rPrChange>
        </w:rPr>
      </w:pPr>
      <w:ins w:id="73" w:author="Kim Elliman" w:date="2026-05-11T12:57:00Z" w16du:dateUtc="2026-05-11T16:57:00Z">
        <w:r w:rsidRPr="008954A4">
          <w:rPr>
            <w:rFonts w:ascii="Helvetica Neue" w:eastAsia="Times New Roman" w:hAnsi="Helvetica Neue" w:cs="Times New Roman"/>
            <w:color w:val="000000"/>
            <w:kern w:val="0"/>
            <w14:ligatures w14:val="none"/>
            <w:rPrChange w:id="74" w:author="Kim Elliman" w:date="2026-05-11T12:58:00Z" w16du:dateUtc="2026-05-11T16:58:00Z">
              <w:rPr/>
            </w:rPrChange>
          </w:rPr>
          <w:t xml:space="preserve">Effective, </w:t>
        </w:r>
      </w:ins>
      <w:ins w:id="75" w:author="Kim Elliman" w:date="2026-05-11T12:58:00Z" w16du:dateUtc="2026-05-11T16:58:00Z">
        <w:r w:rsidRPr="008954A4">
          <w:rPr>
            <w:rFonts w:ascii="Helvetica Neue" w:eastAsia="Times New Roman" w:hAnsi="Helvetica Neue" w:cs="Times New Roman"/>
            <w:color w:val="000000"/>
            <w:kern w:val="0"/>
            <w14:ligatures w14:val="none"/>
          </w:rPr>
          <w:t>long-term</w:t>
        </w:r>
        <w:r w:rsidRPr="008954A4">
          <w:rPr>
            <w:rFonts w:ascii="Helvetica Neue" w:eastAsia="Times New Roman" w:hAnsi="Helvetica Neue" w:cs="Times New Roman"/>
            <w:color w:val="000000"/>
            <w:kern w:val="0"/>
            <w14:ligatures w14:val="none"/>
            <w:rPrChange w:id="76" w:author="Kim Elliman" w:date="2026-05-11T12:58:00Z" w16du:dateUtc="2026-05-11T16:58:00Z">
              <w:rPr/>
            </w:rPrChange>
          </w:rPr>
          <w:t xml:space="preserve"> partnerships</w:t>
        </w:r>
      </w:ins>
    </w:p>
    <w:p w14:paraId="74DD5DBD" w14:textId="77777777" w:rsidR="008954A4" w:rsidRDefault="008954A4" w:rsidP="008954A4">
      <w:pPr>
        <w:spacing w:line="240" w:lineRule="auto"/>
        <w:rPr>
          <w:ins w:id="77" w:author="Kim Elliman" w:date="2026-05-11T12:58:00Z" w16du:dateUtc="2026-05-11T16:58:00Z"/>
          <w:rFonts w:ascii="Aptos" w:eastAsia="Times New Roman" w:hAnsi="Aptos" w:cs="Times New Roman"/>
          <w:color w:val="212121"/>
          <w:kern w:val="0"/>
          <w14:ligatures w14:val="none"/>
        </w:rPr>
      </w:pPr>
    </w:p>
    <w:p w14:paraId="551B84AE" w14:textId="77777777" w:rsidR="008954A4" w:rsidRDefault="008954A4" w:rsidP="008954A4">
      <w:pPr>
        <w:spacing w:line="240" w:lineRule="auto"/>
        <w:rPr>
          <w:ins w:id="78" w:author="Kim Elliman" w:date="2026-05-11T12:58:00Z" w16du:dateUtc="2026-05-11T16:58:00Z"/>
          <w:rFonts w:ascii="Aptos" w:eastAsia="Times New Roman" w:hAnsi="Aptos" w:cs="Times New Roman"/>
          <w:color w:val="212121"/>
          <w:kern w:val="0"/>
          <w14:ligatures w14:val="none"/>
        </w:rPr>
      </w:pPr>
    </w:p>
    <w:p w14:paraId="73414E05" w14:textId="02B41320" w:rsidR="008954A4" w:rsidRPr="008954A4" w:rsidRDefault="008954A4" w:rsidP="008954A4">
      <w:pPr>
        <w:spacing w:line="240" w:lineRule="auto"/>
        <w:rPr>
          <w:rFonts w:ascii="Aptos" w:eastAsia="Times New Roman" w:hAnsi="Aptos" w:cs="Times New Roman"/>
          <w:color w:val="212121"/>
          <w:kern w:val="0"/>
          <w14:ligatures w14:val="none"/>
          <w:rPrChange w:id="79" w:author="Kim Elliman" w:date="2026-05-11T12:58:00Z" w16du:dateUtc="2026-05-11T16:58:00Z">
            <w:rPr>
              <w:rFonts w:ascii="Aptos" w:hAnsi="Aptos"/>
              <w:color w:val="212121"/>
            </w:rPr>
          </w:rPrChange>
        </w:rPr>
      </w:pPr>
      <w:ins w:id="80" w:author="Kim Elliman" w:date="2026-05-11T12:58:00Z" w16du:dateUtc="2026-05-11T16:58:00Z">
        <w:r>
          <w:rPr>
            <w:rFonts w:ascii="Aptos" w:eastAsia="Times New Roman" w:hAnsi="Aptos" w:cs="Times New Roman"/>
            <w:color w:val="212121"/>
            <w:kern w:val="0"/>
            <w14:ligatures w14:val="none"/>
          </w:rPr>
          <w:t>Page 5</w:t>
        </w:r>
      </w:ins>
    </w:p>
    <w:p w14:paraId="19847C4B" w14:textId="58BD703F" w:rsidR="00097950" w:rsidRPr="00097950" w:rsidRDefault="00097950" w:rsidP="00097950">
      <w:pPr>
        <w:numPr>
          <w:ilvl w:val="0"/>
          <w:numId w:val="1"/>
        </w:numPr>
        <w:spacing w:line="240" w:lineRule="auto"/>
        <w:rPr>
          <w:rFonts w:ascii="Helvetica Neue" w:eastAsia="Times New Roman" w:hAnsi="Helvetica Neue" w:cs="Times New Roman"/>
          <w:color w:val="000000"/>
          <w:kern w:val="0"/>
          <w14:ligatures w14:val="none"/>
        </w:rPr>
      </w:pPr>
      <w:r w:rsidRPr="00097950">
        <w:rPr>
          <w:rFonts w:ascii="Helvetica Neue" w:eastAsia="Times New Roman" w:hAnsi="Helvetica Neue" w:cs="Times New Roman"/>
          <w:b/>
          <w:bCs/>
          <w:i/>
          <w:iCs/>
          <w:color w:val="000000"/>
          <w:kern w:val="0"/>
          <w14:ligatures w14:val="none"/>
        </w:rPr>
        <w:t>Targeted conservation</w:t>
      </w:r>
      <w:r w:rsidRPr="00097950">
        <w:rPr>
          <w:rFonts w:ascii="Helvetica Neue" w:eastAsia="Times New Roman" w:hAnsi="Helvetica Neue" w:cs="Times New Roman"/>
          <w:color w:val="000000"/>
          <w:kern w:val="0"/>
          <w14:ligatures w14:val="none"/>
        </w:rPr>
        <w:t xml:space="preserve"> – WAF </w:t>
      </w:r>
      <w:del w:id="81" w:author="Kim Elliman" w:date="2026-05-11T12:59:00Z" w16du:dateUtc="2026-05-11T16:59:00Z">
        <w:r w:rsidRPr="00097950" w:rsidDel="008954A4">
          <w:rPr>
            <w:rFonts w:ascii="Helvetica Neue" w:eastAsia="Times New Roman" w:hAnsi="Helvetica Neue" w:cs="Times New Roman"/>
            <w:color w:val="000000"/>
            <w:kern w:val="0"/>
            <w14:ligatures w14:val="none"/>
          </w:rPr>
          <w:delText>is focused on</w:delText>
        </w:r>
      </w:del>
      <w:r w:rsidRPr="00097950">
        <w:rPr>
          <w:rFonts w:ascii="Helvetica Neue" w:eastAsia="Times New Roman" w:hAnsi="Helvetica Neue" w:cs="Times New Roman"/>
          <w:color w:val="000000"/>
          <w:kern w:val="0"/>
          <w14:ligatures w14:val="none"/>
        </w:rPr>
        <w:t xml:space="preserve"> protect</w:t>
      </w:r>
      <w:ins w:id="82" w:author="Kim Elliman" w:date="2026-05-11T16:42:00Z" w16du:dateUtc="2026-05-11T20:42:00Z">
        <w:r w:rsidR="00B246BF">
          <w:rPr>
            <w:rFonts w:ascii="Helvetica Neue" w:eastAsia="Times New Roman" w:hAnsi="Helvetica Neue" w:cs="Times New Roman"/>
            <w:color w:val="000000"/>
            <w:kern w:val="0"/>
            <w14:ligatures w14:val="none"/>
          </w:rPr>
          <w:t>s</w:t>
        </w:r>
      </w:ins>
      <w:del w:id="83" w:author="Kim Elliman" w:date="2026-05-11T12:59:00Z" w16du:dateUtc="2026-05-11T16:59:00Z">
        <w:r w:rsidRPr="00097950" w:rsidDel="008954A4">
          <w:rPr>
            <w:rFonts w:ascii="Helvetica Neue" w:eastAsia="Times New Roman" w:hAnsi="Helvetica Neue" w:cs="Times New Roman"/>
            <w:color w:val="000000"/>
            <w:kern w:val="0"/>
            <w14:ligatures w14:val="none"/>
          </w:rPr>
          <w:delText>ing</w:delText>
        </w:r>
      </w:del>
      <w:r w:rsidRPr="00097950">
        <w:rPr>
          <w:rFonts w:ascii="Helvetica Neue" w:eastAsia="Times New Roman" w:hAnsi="Helvetica Neue" w:cs="Times New Roman"/>
          <w:color w:val="000000"/>
          <w:kern w:val="0"/>
          <w14:ligatures w14:val="none"/>
        </w:rPr>
        <w:t xml:space="preserve"> wild landscapes with consensus biodiversity and climate resilience importance. We have mapped out a national agenda </w:t>
      </w:r>
      <w:del w:id="84" w:author="Kim Elliman" w:date="2026-05-11T12:59:00Z" w16du:dateUtc="2026-05-11T16:59:00Z">
        <w:r w:rsidRPr="00097950" w:rsidDel="008954A4">
          <w:rPr>
            <w:rFonts w:ascii="Helvetica Neue" w:eastAsia="Times New Roman" w:hAnsi="Helvetica Neue" w:cs="Times New Roman"/>
            <w:color w:val="000000"/>
            <w:kern w:val="0"/>
            <w14:ligatures w14:val="none"/>
          </w:rPr>
          <w:delText>that layers opportunities of protection based on a number of scientific criteria and has</w:delText>
        </w:r>
      </w:del>
      <w:ins w:id="85" w:author="Kim Elliman" w:date="2026-05-11T12:59:00Z" w16du:dateUtc="2026-05-11T16:59:00Z">
        <w:r w:rsidR="008954A4">
          <w:rPr>
            <w:rFonts w:ascii="Helvetica Neue" w:eastAsia="Times New Roman" w:hAnsi="Helvetica Neue" w:cs="Times New Roman"/>
            <w:color w:val="000000"/>
            <w:kern w:val="0"/>
            <w14:ligatures w14:val="none"/>
          </w:rPr>
          <w:t xml:space="preserve"> </w:t>
        </w:r>
        <w:proofErr w:type="gramStart"/>
        <w:r w:rsidR="008954A4">
          <w:rPr>
            <w:rFonts w:ascii="Helvetica Neue" w:eastAsia="Times New Roman" w:hAnsi="Helvetica Neue" w:cs="Times New Roman"/>
            <w:color w:val="000000"/>
            <w:kern w:val="0"/>
            <w14:ligatures w14:val="none"/>
          </w:rPr>
          <w:t xml:space="preserve">of </w:t>
        </w:r>
      </w:ins>
      <w:r w:rsidRPr="00097950">
        <w:rPr>
          <w:rFonts w:ascii="Helvetica Neue" w:eastAsia="Times New Roman" w:hAnsi="Helvetica Neue" w:cs="Times New Roman"/>
          <w:color w:val="000000"/>
          <w:kern w:val="0"/>
          <w14:ligatures w14:val="none"/>
        </w:rPr>
        <w:t xml:space="preserve"> 1</w:t>
      </w:r>
      <w:ins w:id="86" w:author="Kim Elliman" w:date="2026-05-11T12:55:00Z" w16du:dateUtc="2026-05-11T16:55:00Z">
        <w:r>
          <w:rPr>
            <w:rFonts w:ascii="Helvetica Neue" w:eastAsia="Times New Roman" w:hAnsi="Helvetica Neue" w:cs="Times New Roman"/>
            <w:color w:val="000000"/>
            <w:kern w:val="0"/>
            <w14:ligatures w14:val="none"/>
          </w:rPr>
          <w:t>7</w:t>
        </w:r>
      </w:ins>
      <w:proofErr w:type="gramEnd"/>
      <w:del w:id="87" w:author="Kim Elliman" w:date="2026-05-11T12:55:00Z" w16du:dateUtc="2026-05-11T16:55:00Z">
        <w:r w:rsidRPr="00097950" w:rsidDel="00097950">
          <w:rPr>
            <w:rFonts w:ascii="Helvetica Neue" w:eastAsia="Times New Roman" w:hAnsi="Helvetica Neue" w:cs="Times New Roman"/>
            <w:color w:val="000000"/>
            <w:kern w:val="0"/>
            <w14:ligatures w14:val="none"/>
          </w:rPr>
          <w:delText>6</w:delText>
        </w:r>
      </w:del>
      <w:r w:rsidRPr="00097950">
        <w:rPr>
          <w:rFonts w:ascii="Helvetica Neue" w:eastAsia="Times New Roman" w:hAnsi="Helvetica Neue" w:cs="Times New Roman"/>
          <w:color w:val="000000"/>
          <w:kern w:val="0"/>
          <w14:ligatures w14:val="none"/>
        </w:rPr>
        <w:t xml:space="preserve"> priority areas in the continental U.S. Our agenda is the product of where those opportunities overlap to achieve maximum benefits for people, wildlife, and climate resilience. </w:t>
      </w:r>
    </w:p>
    <w:p w14:paraId="0AA10F88" w14:textId="7DA2D437" w:rsidR="00097950" w:rsidRDefault="008954A4" w:rsidP="00097950">
      <w:pPr>
        <w:spacing w:after="0" w:line="240" w:lineRule="auto"/>
        <w:rPr>
          <w:ins w:id="88" w:author="Kim Elliman" w:date="2026-05-11T13:03:00Z" w16du:dateUtc="2026-05-11T17:03:00Z"/>
          <w:rFonts w:ascii="Aptos" w:eastAsia="Times New Roman" w:hAnsi="Aptos" w:cs="Times New Roman"/>
          <w:color w:val="000000"/>
          <w:kern w:val="0"/>
          <w14:ligatures w14:val="none"/>
        </w:rPr>
      </w:pPr>
      <w:ins w:id="89" w:author="Kim Elliman" w:date="2026-05-11T13:03:00Z" w16du:dateUtc="2026-05-11T17:03:00Z">
        <w:r>
          <w:rPr>
            <w:rFonts w:ascii="Aptos" w:eastAsia="Times New Roman" w:hAnsi="Aptos" w:cs="Times New Roman"/>
            <w:color w:val="000000"/>
            <w:kern w:val="0"/>
            <w14:ligatures w14:val="none"/>
          </w:rPr>
          <w:t>Page 6</w:t>
        </w:r>
      </w:ins>
    </w:p>
    <w:p w14:paraId="10FCA91C" w14:textId="77777777" w:rsidR="008954A4" w:rsidRPr="00097950" w:rsidRDefault="008954A4" w:rsidP="00097950">
      <w:pPr>
        <w:spacing w:after="0" w:line="240" w:lineRule="auto"/>
        <w:rPr>
          <w:rFonts w:ascii="Aptos" w:eastAsia="Times New Roman" w:hAnsi="Aptos" w:cs="Times New Roman"/>
          <w:color w:val="000000"/>
          <w:kern w:val="0"/>
          <w14:ligatures w14:val="none"/>
        </w:rPr>
      </w:pPr>
    </w:p>
    <w:p w14:paraId="6A149516" w14:textId="526F40FF" w:rsidR="00521A0B" w:rsidRDefault="00097950" w:rsidP="00521A0B">
      <w:pPr>
        <w:numPr>
          <w:ilvl w:val="0"/>
          <w:numId w:val="2"/>
        </w:numPr>
        <w:spacing w:line="240" w:lineRule="auto"/>
        <w:rPr>
          <w:ins w:id="90" w:author="Kim Elliman" w:date="2026-05-11T13:10:00Z" w16du:dateUtc="2026-05-11T17:10:00Z"/>
          <w:rFonts w:ascii="Helvetica Neue" w:eastAsia="Times New Roman" w:hAnsi="Helvetica Neue" w:cs="Times New Roman"/>
          <w:color w:val="000000"/>
          <w:kern w:val="0"/>
          <w14:ligatures w14:val="none"/>
        </w:rPr>
      </w:pPr>
      <w:r w:rsidRPr="00097950">
        <w:rPr>
          <w:rFonts w:ascii="Helvetica Neue" w:eastAsia="Times New Roman" w:hAnsi="Helvetica Neue" w:cs="Times New Roman"/>
          <w:b/>
          <w:bCs/>
          <w:i/>
          <w:iCs/>
          <w:color w:val="000000"/>
          <w:kern w:val="0"/>
          <w14:ligatures w14:val="none"/>
        </w:rPr>
        <w:t>Creative financing</w:t>
      </w:r>
      <w:r w:rsidRPr="00097950">
        <w:rPr>
          <w:rFonts w:ascii="Helvetica Neue" w:eastAsia="Times New Roman" w:hAnsi="Helvetica Neue" w:cs="Times New Roman"/>
          <w:color w:val="000000"/>
          <w:kern w:val="0"/>
          <w14:ligatures w14:val="none"/>
        </w:rPr>
        <w:t xml:space="preserve"> – </w:t>
      </w:r>
      <w:ins w:id="91" w:author="Kim Elliman" w:date="2026-05-11T16:42:00Z" w16du:dateUtc="2026-05-11T20:42:00Z">
        <w:r w:rsidR="00B246BF">
          <w:rPr>
            <w:rFonts w:ascii="Helvetica Neue" w:eastAsia="Times New Roman" w:hAnsi="Helvetica Neue" w:cs="Times New Roman"/>
            <w:color w:val="000000"/>
            <w:kern w:val="0"/>
            <w14:ligatures w14:val="none"/>
          </w:rPr>
          <w:t xml:space="preserve">Like its real estate competition, </w:t>
        </w:r>
      </w:ins>
      <w:r w:rsidRPr="00097950">
        <w:rPr>
          <w:rFonts w:ascii="Helvetica Neue" w:eastAsia="Times New Roman" w:hAnsi="Helvetica Neue" w:cs="Times New Roman"/>
          <w:color w:val="000000"/>
          <w:kern w:val="0"/>
          <w14:ligatures w14:val="none"/>
        </w:rPr>
        <w:t>WAF is set up to act quickly and aggressively in the marketplace, by building a capital fund dedicated to landscape conservation</w:t>
      </w:r>
      <w:ins w:id="92" w:author="Kim Elliman" w:date="2026-05-11T13:03:00Z" w16du:dateUtc="2026-05-11T17:03:00Z">
        <w:r w:rsidR="008954A4">
          <w:rPr>
            <w:rFonts w:ascii="Helvetica Neue" w:eastAsia="Times New Roman" w:hAnsi="Helvetica Neue" w:cs="Times New Roman"/>
            <w:color w:val="000000"/>
            <w:kern w:val="0"/>
            <w14:ligatures w14:val="none"/>
          </w:rPr>
          <w:t>.</w:t>
        </w:r>
      </w:ins>
      <w:r w:rsidRPr="00097950">
        <w:rPr>
          <w:rFonts w:ascii="Helvetica Neue" w:eastAsia="Times New Roman" w:hAnsi="Helvetica Neue" w:cs="Times New Roman"/>
          <w:color w:val="000000"/>
          <w:kern w:val="0"/>
          <w14:ligatures w14:val="none"/>
        </w:rPr>
        <w:t>,</w:t>
      </w:r>
      <w:ins w:id="93" w:author="Kim Elliman" w:date="2026-05-11T13:03:00Z" w16du:dateUtc="2026-05-11T17:03:00Z">
        <w:r w:rsidR="008954A4" w:rsidRPr="00097950" w:rsidDel="008954A4">
          <w:rPr>
            <w:rFonts w:ascii="Helvetica Neue" w:eastAsia="Times New Roman" w:hAnsi="Helvetica Neue" w:cs="Times New Roman"/>
            <w:color w:val="000000"/>
            <w:kern w:val="0"/>
            <w14:ligatures w14:val="none"/>
          </w:rPr>
          <w:t xml:space="preserve"> </w:t>
        </w:r>
      </w:ins>
      <w:del w:id="94" w:author="Kim Elliman" w:date="2026-05-11T13:03:00Z" w16du:dateUtc="2026-05-11T17:03:00Z">
        <w:r w:rsidRPr="00097950" w:rsidDel="008954A4">
          <w:rPr>
            <w:rFonts w:ascii="Helvetica Neue" w:eastAsia="Times New Roman" w:hAnsi="Helvetica Neue" w:cs="Times New Roman"/>
            <w:color w:val="000000"/>
            <w:kern w:val="0"/>
            <w14:ligatures w14:val="none"/>
          </w:rPr>
          <w:delText xml:space="preserve"> </w:delText>
        </w:r>
      </w:del>
      <w:ins w:id="95" w:author="Kim Elliman" w:date="2026-05-11T16:45:00Z" w16du:dateUtc="2026-05-11T20:45:00Z">
        <w:r w:rsidR="00B246BF">
          <w:rPr>
            <w:rFonts w:ascii="Helvetica Neue" w:eastAsia="Times New Roman" w:hAnsi="Helvetica Neue" w:cs="Times New Roman"/>
            <w:color w:val="000000"/>
            <w:kern w:val="0"/>
            <w14:ligatures w14:val="none"/>
          </w:rPr>
          <w:t xml:space="preserve">. </w:t>
        </w:r>
      </w:ins>
      <w:del w:id="96" w:author="Kim Elliman" w:date="2026-05-11T13:03:00Z" w16du:dateUtc="2026-05-11T17:03:00Z">
        <w:r w:rsidRPr="00097950" w:rsidDel="008954A4">
          <w:rPr>
            <w:rFonts w:ascii="Helvetica Neue" w:eastAsia="Times New Roman" w:hAnsi="Helvetica Neue" w:cs="Times New Roman"/>
            <w:color w:val="000000"/>
            <w:kern w:val="0"/>
            <w14:ligatures w14:val="none"/>
          </w:rPr>
          <w:delText>which mirrors private sector real estate practices. </w:delText>
        </w:r>
      </w:del>
      <w:del w:id="97" w:author="Kim Elliman" w:date="2026-05-11T13:04:00Z" w16du:dateUtc="2026-05-11T17:04:00Z">
        <w:r w:rsidRPr="00097950" w:rsidDel="008954A4">
          <w:rPr>
            <w:rFonts w:ascii="Helvetica Neue" w:eastAsia="Times New Roman" w:hAnsi="Helvetica Neue" w:cs="Times New Roman"/>
            <w:i/>
            <w:iCs/>
            <w:color w:val="980000"/>
            <w:kern w:val="0"/>
            <w14:ligatures w14:val="none"/>
          </w:rPr>
          <w:delText>Up against private sector real estate firms, leaders, and private equity counterparties, WAF will deploy strategic discipline, low-cost capital, and skilled professionals to compete and win in the marketplace for key transactions with partner NGOs.</w:delText>
        </w:r>
        <w:r w:rsidRPr="00097950" w:rsidDel="008954A4">
          <w:rPr>
            <w:rFonts w:ascii="Helvetica Neue" w:eastAsia="Times New Roman" w:hAnsi="Helvetica Neue" w:cs="Times New Roman"/>
            <w:color w:val="000000"/>
            <w:kern w:val="0"/>
            <w14:ligatures w14:val="none"/>
          </w:rPr>
          <w:delText> We will leverage public funding for land conservation in many of the states where local groups, state and local budgets, and private philanthropy have created political support for conservation. And we will aggregate philanthropic capital and cultivate sector leaders to enable WAF to bid on key landscapes.</w:delText>
        </w:r>
      </w:del>
      <w:r w:rsidRPr="00097950">
        <w:rPr>
          <w:rFonts w:ascii="Helvetica Neue" w:eastAsia="Times New Roman" w:hAnsi="Helvetica Neue" w:cs="Times New Roman"/>
          <w:color w:val="000000"/>
          <w:kern w:val="0"/>
          <w14:ligatures w14:val="none"/>
        </w:rPr>
        <w:t> </w:t>
      </w:r>
      <w:r w:rsidRPr="00097950">
        <w:rPr>
          <w:rFonts w:ascii="Helvetica Neue" w:eastAsia="Times New Roman" w:hAnsi="Helvetica Neue" w:cs="Times New Roman"/>
          <w:i/>
          <w:iCs/>
          <w:color w:val="980000"/>
          <w:kern w:val="0"/>
          <w14:ligatures w14:val="none"/>
        </w:rPr>
        <w:t>We expect to leverage grant and loan funds with matching commitments from other public and philanthropic sources. To the extent possible, we will use sales to public agencies whenever possible to recover and recycle funds and stretch our capital across multiple transactions.</w:t>
      </w:r>
      <w:r w:rsidRPr="00097950">
        <w:rPr>
          <w:rFonts w:ascii="Helvetica Neue" w:eastAsia="Times New Roman" w:hAnsi="Helvetica Neue" w:cs="Times New Roman"/>
          <w:color w:val="000000"/>
          <w:kern w:val="0"/>
          <w14:ligatures w14:val="none"/>
        </w:rPr>
        <w:t>  </w:t>
      </w:r>
    </w:p>
    <w:p w14:paraId="70A9FBF2" w14:textId="494F2FAA" w:rsidR="00521A0B" w:rsidRPr="00521A0B" w:rsidRDefault="00521A0B">
      <w:pPr>
        <w:spacing w:line="240" w:lineRule="auto"/>
        <w:rPr>
          <w:rFonts w:ascii="Helvetica Neue" w:eastAsia="Times New Roman" w:hAnsi="Helvetica Neue" w:cs="Times New Roman"/>
          <w:color w:val="000000"/>
          <w:kern w:val="0"/>
          <w14:ligatures w14:val="none"/>
        </w:rPr>
        <w:pPrChange w:id="98" w:author="Kim Elliman" w:date="2026-05-11T13:10:00Z" w16du:dateUtc="2026-05-11T17:10:00Z">
          <w:pPr>
            <w:numPr>
              <w:numId w:val="2"/>
            </w:numPr>
            <w:spacing w:line="240" w:lineRule="auto"/>
          </w:pPr>
        </w:pPrChange>
      </w:pPr>
      <w:ins w:id="99" w:author="Kim Elliman" w:date="2026-05-11T13:10:00Z" w16du:dateUtc="2026-05-11T17:10:00Z">
        <w:r>
          <w:rPr>
            <w:rFonts w:ascii="Helvetica Neue" w:eastAsia="Times New Roman" w:hAnsi="Helvetica Neue" w:cs="Times New Roman"/>
            <w:color w:val="000000"/>
            <w:kern w:val="0"/>
            <w14:ligatures w14:val="none"/>
          </w:rPr>
          <w:t>Page 7</w:t>
        </w:r>
      </w:ins>
    </w:p>
    <w:p w14:paraId="52E061AF" w14:textId="77777777" w:rsidR="00097950" w:rsidRPr="00097950" w:rsidRDefault="00097950" w:rsidP="00097950">
      <w:pPr>
        <w:spacing w:after="0" w:line="240" w:lineRule="auto"/>
        <w:rPr>
          <w:rFonts w:ascii="Aptos" w:eastAsia="Times New Roman" w:hAnsi="Aptos" w:cs="Times New Roman"/>
          <w:color w:val="000000"/>
          <w:kern w:val="0"/>
          <w14:ligatures w14:val="none"/>
        </w:rPr>
      </w:pPr>
    </w:p>
    <w:p w14:paraId="0510561D" w14:textId="47A6B392" w:rsidR="00097950" w:rsidRDefault="00097950" w:rsidP="00097950">
      <w:pPr>
        <w:numPr>
          <w:ilvl w:val="0"/>
          <w:numId w:val="3"/>
        </w:numPr>
        <w:spacing w:line="240" w:lineRule="auto"/>
        <w:rPr>
          <w:ins w:id="100" w:author="Kim Elliman" w:date="2026-05-11T13:10:00Z" w16du:dateUtc="2026-05-11T17:10:00Z"/>
          <w:rFonts w:ascii="Helvetica Neue" w:eastAsia="Times New Roman" w:hAnsi="Helvetica Neue" w:cs="Times New Roman"/>
          <w:color w:val="000000"/>
          <w:kern w:val="0"/>
          <w14:ligatures w14:val="none"/>
        </w:rPr>
      </w:pPr>
      <w:r w:rsidRPr="00097950">
        <w:rPr>
          <w:rFonts w:ascii="Helvetica Neue" w:eastAsia="Times New Roman" w:hAnsi="Helvetica Neue" w:cs="Times New Roman"/>
          <w:b/>
          <w:bCs/>
          <w:i/>
          <w:iCs/>
          <w:color w:val="000000"/>
          <w:kern w:val="0"/>
          <w14:ligatures w14:val="none"/>
        </w:rPr>
        <w:t>Expert dealmaking </w:t>
      </w:r>
      <w:r w:rsidRPr="00097950">
        <w:rPr>
          <w:rFonts w:ascii="Helvetica Neue" w:eastAsia="Times New Roman" w:hAnsi="Helvetica Neue" w:cs="Times New Roman"/>
          <w:color w:val="000000"/>
          <w:kern w:val="0"/>
          <w14:ligatures w14:val="none"/>
        </w:rPr>
        <w:t>- Our goal is to in</w:t>
      </w:r>
      <w:r w:rsidRPr="00097950">
        <w:rPr>
          <w:rFonts w:ascii="Arial" w:eastAsia="Times New Roman" w:hAnsi="Arial" w:cs="Arial"/>
          <w:color w:val="000000"/>
          <w:kern w:val="0"/>
          <w14:ligatures w14:val="none"/>
        </w:rPr>
        <w:t xml:space="preserve">vest early to catalyze deals. WAF </w:t>
      </w:r>
      <w:ins w:id="101" w:author="Kim Elliman" w:date="2026-05-11T13:04:00Z" w16du:dateUtc="2026-05-11T17:04:00Z">
        <w:r w:rsidR="008954A4">
          <w:rPr>
            <w:rFonts w:ascii="Arial" w:eastAsia="Times New Roman" w:hAnsi="Arial" w:cs="Arial"/>
            <w:color w:val="000000"/>
            <w:kern w:val="0"/>
            <w14:ligatures w14:val="none"/>
          </w:rPr>
          <w:t>will either</w:t>
        </w:r>
      </w:ins>
      <w:ins w:id="102" w:author="Kim Elliman" w:date="2026-05-11T13:05:00Z" w16du:dateUtc="2026-05-11T17:05:00Z">
        <w:r w:rsidR="008954A4">
          <w:rPr>
            <w:rFonts w:ascii="Arial" w:eastAsia="Times New Roman" w:hAnsi="Arial" w:cs="Arial"/>
            <w:color w:val="000000"/>
            <w:kern w:val="0"/>
            <w14:ligatures w14:val="none"/>
          </w:rPr>
          <w:t xml:space="preserve"> </w:t>
        </w:r>
      </w:ins>
      <w:r w:rsidRPr="00097950">
        <w:rPr>
          <w:rFonts w:ascii="Arial" w:eastAsia="Times New Roman" w:hAnsi="Arial" w:cs="Arial"/>
          <w:color w:val="000000"/>
          <w:kern w:val="0"/>
          <w14:ligatures w14:val="none"/>
        </w:rPr>
        <w:t>initiate</w:t>
      </w:r>
      <w:del w:id="103" w:author="Kim Elliman" w:date="2026-05-11T13:06:00Z" w16du:dateUtc="2026-05-11T17:06:00Z">
        <w:r w:rsidRPr="00097950" w:rsidDel="008954A4">
          <w:rPr>
            <w:rFonts w:ascii="Arial" w:eastAsia="Times New Roman" w:hAnsi="Arial" w:cs="Arial"/>
            <w:color w:val="000000"/>
            <w:kern w:val="0"/>
            <w14:ligatures w14:val="none"/>
          </w:rPr>
          <w:delText>s</w:delText>
        </w:r>
      </w:del>
      <w:r w:rsidRPr="00097950">
        <w:rPr>
          <w:rFonts w:ascii="Arial" w:eastAsia="Times New Roman" w:hAnsi="Arial" w:cs="Arial"/>
          <w:color w:val="000000"/>
          <w:kern w:val="0"/>
          <w14:ligatures w14:val="none"/>
        </w:rPr>
        <w:t xml:space="preserve"> </w:t>
      </w:r>
      <w:del w:id="104" w:author="Kim Elliman" w:date="2026-05-11T13:06:00Z" w16du:dateUtc="2026-05-11T17:06:00Z">
        <w:r w:rsidRPr="00097950" w:rsidDel="008954A4">
          <w:rPr>
            <w:rFonts w:ascii="Arial" w:eastAsia="Times New Roman" w:hAnsi="Arial" w:cs="Arial"/>
            <w:color w:val="000000"/>
            <w:kern w:val="0"/>
            <w14:ligatures w14:val="none"/>
          </w:rPr>
          <w:delText>and directs</w:delText>
        </w:r>
      </w:del>
      <w:r w:rsidRPr="00097950">
        <w:rPr>
          <w:rFonts w:ascii="Arial" w:eastAsia="Times New Roman" w:hAnsi="Arial" w:cs="Arial"/>
          <w:color w:val="000000"/>
          <w:kern w:val="0"/>
          <w14:ligatures w14:val="none"/>
        </w:rPr>
        <w:t xml:space="preserve"> transactions and develops the deal structure</w:t>
      </w:r>
      <w:ins w:id="105" w:author="Kim Elliman" w:date="2026-05-11T13:05:00Z" w16du:dateUtc="2026-05-11T17:05:00Z">
        <w:r w:rsidR="008954A4">
          <w:rPr>
            <w:rFonts w:ascii="Arial" w:eastAsia="Times New Roman" w:hAnsi="Arial" w:cs="Arial"/>
            <w:color w:val="000000"/>
            <w:kern w:val="0"/>
            <w14:ligatures w14:val="none"/>
          </w:rPr>
          <w:t xml:space="preserve"> or we will </w:t>
        </w:r>
      </w:ins>
      <w:ins w:id="106" w:author="Kim Elliman" w:date="2026-05-11T16:46:00Z" w16du:dateUtc="2026-05-11T20:46:00Z">
        <w:r w:rsidR="00186159">
          <w:rPr>
            <w:rFonts w:ascii="Arial" w:eastAsia="Times New Roman" w:hAnsi="Arial" w:cs="Arial"/>
            <w:color w:val="000000"/>
            <w:kern w:val="0"/>
            <w14:ligatures w14:val="none"/>
          </w:rPr>
          <w:t>select a</w:t>
        </w:r>
      </w:ins>
      <w:ins w:id="107" w:author="Kim Elliman" w:date="2026-05-11T13:06:00Z" w16du:dateUtc="2026-05-11T17:06:00Z">
        <w:r w:rsidR="008954A4">
          <w:rPr>
            <w:rFonts w:ascii="Arial" w:eastAsia="Times New Roman" w:hAnsi="Arial" w:cs="Arial"/>
            <w:color w:val="000000"/>
            <w:kern w:val="0"/>
            <w14:ligatures w14:val="none"/>
          </w:rPr>
          <w:t xml:space="preserve"> </w:t>
        </w:r>
      </w:ins>
      <w:ins w:id="108" w:author="Kim Elliman" w:date="2026-05-11T13:05:00Z" w16du:dateUtc="2026-05-11T17:05:00Z">
        <w:r w:rsidR="008954A4">
          <w:rPr>
            <w:rFonts w:ascii="Arial" w:eastAsia="Times New Roman" w:hAnsi="Arial" w:cs="Arial"/>
            <w:color w:val="000000"/>
            <w:kern w:val="0"/>
            <w14:ligatures w14:val="none"/>
          </w:rPr>
          <w:t xml:space="preserve">partner NGO or agency </w:t>
        </w:r>
      </w:ins>
      <w:ins w:id="109" w:author="Kim Elliman" w:date="2026-05-11T13:10:00Z" w16du:dateUtc="2026-05-11T17:10:00Z">
        <w:r w:rsidR="00521A0B">
          <w:rPr>
            <w:rFonts w:ascii="Arial" w:eastAsia="Times New Roman" w:hAnsi="Arial" w:cs="Arial"/>
            <w:color w:val="000000"/>
            <w:kern w:val="0"/>
            <w14:ligatures w14:val="none"/>
          </w:rPr>
          <w:t xml:space="preserve">through competitive grant making </w:t>
        </w:r>
      </w:ins>
      <w:ins w:id="110" w:author="Kim Elliman" w:date="2026-05-11T13:05:00Z" w16du:dateUtc="2026-05-11T17:05:00Z">
        <w:r w:rsidR="008954A4">
          <w:rPr>
            <w:rFonts w:ascii="Arial" w:eastAsia="Times New Roman" w:hAnsi="Arial" w:cs="Arial"/>
            <w:color w:val="000000"/>
            <w:kern w:val="0"/>
            <w14:ligatures w14:val="none"/>
          </w:rPr>
          <w:t>to</w:t>
        </w:r>
      </w:ins>
      <w:ins w:id="111" w:author="Kim Elliman" w:date="2026-05-11T16:46:00Z" w16du:dateUtc="2026-05-11T20:46:00Z">
        <w:r w:rsidR="00186159">
          <w:rPr>
            <w:rFonts w:ascii="Arial" w:eastAsia="Times New Roman" w:hAnsi="Arial" w:cs="Arial"/>
            <w:color w:val="000000"/>
            <w:kern w:val="0"/>
            <w14:ligatures w14:val="none"/>
          </w:rPr>
          <w:t xml:space="preserve"> </w:t>
        </w:r>
      </w:ins>
      <w:ins w:id="112" w:author="Kim Elliman" w:date="2026-05-11T16:49:00Z" w16du:dateUtc="2026-05-11T20:49:00Z">
        <w:r w:rsidR="00186159">
          <w:rPr>
            <w:rFonts w:ascii="Arial" w:eastAsia="Times New Roman" w:hAnsi="Arial" w:cs="Arial"/>
            <w:color w:val="000000"/>
            <w:kern w:val="0"/>
            <w14:ligatures w14:val="none"/>
          </w:rPr>
          <w:t>acquire the property</w:t>
        </w:r>
      </w:ins>
      <w:r w:rsidRPr="00097950">
        <w:rPr>
          <w:rFonts w:ascii="Arial" w:eastAsia="Times New Roman" w:hAnsi="Arial" w:cs="Arial"/>
          <w:color w:val="000000"/>
          <w:kern w:val="0"/>
          <w14:ligatures w14:val="none"/>
        </w:rPr>
        <w:t>. We commit funding early in a deal’s lifecycle, to create momentum and attract further support. </w:t>
      </w:r>
      <w:r w:rsidRPr="00097950">
        <w:rPr>
          <w:rFonts w:ascii="Helvetica Neue" w:eastAsia="Times New Roman" w:hAnsi="Helvetica Neue" w:cs="Times New Roman"/>
          <w:color w:val="000000"/>
          <w:kern w:val="0"/>
          <w14:ligatures w14:val="none"/>
        </w:rPr>
        <w:t>We expect that WAF will deploy a mix of funds in negotiating transactions, given regional variations in public and private funding. </w:t>
      </w:r>
    </w:p>
    <w:p w14:paraId="52FD51C2" w14:textId="16433B0B" w:rsidR="00521A0B" w:rsidRPr="00097950" w:rsidRDefault="00521A0B">
      <w:pPr>
        <w:spacing w:line="240" w:lineRule="auto"/>
        <w:rPr>
          <w:rFonts w:ascii="Helvetica Neue" w:eastAsia="Times New Roman" w:hAnsi="Helvetica Neue" w:cs="Times New Roman"/>
          <w:color w:val="000000"/>
          <w:kern w:val="0"/>
          <w14:ligatures w14:val="none"/>
        </w:rPr>
        <w:pPrChange w:id="113" w:author="Kim Elliman" w:date="2026-05-11T13:10:00Z" w16du:dateUtc="2026-05-11T17:10:00Z">
          <w:pPr>
            <w:numPr>
              <w:numId w:val="3"/>
            </w:numPr>
            <w:spacing w:line="240" w:lineRule="auto"/>
          </w:pPr>
        </w:pPrChange>
      </w:pPr>
      <w:ins w:id="114" w:author="Kim Elliman" w:date="2026-05-11T13:10:00Z" w16du:dateUtc="2026-05-11T17:10:00Z">
        <w:r>
          <w:rPr>
            <w:rFonts w:ascii="Helvetica Neue" w:eastAsia="Times New Roman" w:hAnsi="Helvetica Neue" w:cs="Times New Roman"/>
            <w:color w:val="000000"/>
            <w:kern w:val="0"/>
            <w14:ligatures w14:val="none"/>
          </w:rPr>
          <w:t>Page 8</w:t>
        </w:r>
      </w:ins>
    </w:p>
    <w:p w14:paraId="5EC43A59" w14:textId="77777777" w:rsidR="00097950" w:rsidRPr="00097950" w:rsidRDefault="00097950" w:rsidP="00097950">
      <w:pPr>
        <w:spacing w:after="0" w:line="240" w:lineRule="auto"/>
        <w:rPr>
          <w:rFonts w:ascii="Aptos" w:eastAsia="Times New Roman" w:hAnsi="Aptos" w:cs="Times New Roman"/>
          <w:color w:val="000000"/>
          <w:kern w:val="0"/>
          <w14:ligatures w14:val="none"/>
        </w:rPr>
      </w:pPr>
    </w:p>
    <w:p w14:paraId="28FF61CB" w14:textId="7638AAC9" w:rsidR="00097950" w:rsidRDefault="00097950" w:rsidP="00097950">
      <w:pPr>
        <w:numPr>
          <w:ilvl w:val="0"/>
          <w:numId w:val="4"/>
        </w:numPr>
        <w:spacing w:line="240" w:lineRule="auto"/>
        <w:rPr>
          <w:ins w:id="115" w:author="Kim Elliman" w:date="2026-05-11T13:11:00Z" w16du:dateUtc="2026-05-11T17:11:00Z"/>
          <w:rFonts w:ascii="Helvetica Neue" w:eastAsia="Times New Roman" w:hAnsi="Helvetica Neue" w:cs="Times New Roman"/>
          <w:color w:val="000000"/>
          <w:kern w:val="0"/>
          <w14:ligatures w14:val="none"/>
        </w:rPr>
      </w:pPr>
      <w:r w:rsidRPr="00097950">
        <w:rPr>
          <w:rFonts w:ascii="Helvetica Neue" w:eastAsia="Times New Roman" w:hAnsi="Helvetica Neue" w:cs="Times New Roman"/>
          <w:b/>
          <w:bCs/>
          <w:i/>
          <w:iCs/>
          <w:color w:val="000000"/>
          <w:kern w:val="0"/>
          <w14:ligatures w14:val="none"/>
        </w:rPr>
        <w:t>Effective partnerships -</w:t>
      </w:r>
      <w:r w:rsidRPr="00097950">
        <w:rPr>
          <w:rFonts w:ascii="Helvetica Neue" w:eastAsia="Times New Roman" w:hAnsi="Helvetica Neue" w:cs="Times New Roman"/>
          <w:color w:val="000000"/>
          <w:kern w:val="0"/>
          <w14:ligatures w14:val="none"/>
        </w:rPr>
        <w:t> </w:t>
      </w:r>
      <w:r w:rsidRPr="00097950">
        <w:rPr>
          <w:rFonts w:ascii="Arial" w:eastAsia="Times New Roman" w:hAnsi="Arial" w:cs="Arial"/>
          <w:color w:val="000000"/>
          <w:kern w:val="0"/>
          <w14:ligatures w14:val="none"/>
        </w:rPr>
        <w:t>WAF actively leverages its broad network of trusted conservation, real estate, and philanthropic contacts to deliver the supplemental funding (public and private) and sophistication needed</w:t>
      </w:r>
      <w:r w:rsidRPr="00097950">
        <w:rPr>
          <w:rFonts w:ascii="Helvetica Neue" w:eastAsia="Times New Roman" w:hAnsi="Helvetica Neue" w:cs="Times New Roman"/>
          <w:color w:val="000000"/>
          <w:kern w:val="0"/>
          <w14:ligatures w14:val="none"/>
        </w:rPr>
        <w:t>.</w:t>
      </w:r>
      <w:r w:rsidRPr="00097950">
        <w:rPr>
          <w:rFonts w:ascii="Arial" w:eastAsia="Times New Roman" w:hAnsi="Arial" w:cs="Arial"/>
          <w:color w:val="000000"/>
          <w:kern w:val="0"/>
          <w14:ligatures w14:val="none"/>
        </w:rPr>
        <w:t xml:space="preserve"> We </w:t>
      </w:r>
      <w:del w:id="116" w:author="Kim Elliman" w:date="2026-05-11T13:07:00Z" w16du:dateUtc="2026-05-11T17:07:00Z">
        <w:r w:rsidRPr="00097950" w:rsidDel="008954A4">
          <w:rPr>
            <w:rFonts w:ascii="Arial" w:eastAsia="Times New Roman" w:hAnsi="Arial" w:cs="Arial"/>
            <w:color w:val="000000"/>
            <w:kern w:val="0"/>
            <w14:ligatures w14:val="none"/>
          </w:rPr>
          <w:delText xml:space="preserve">build effective partnerships by </w:delText>
        </w:r>
      </w:del>
      <w:r w:rsidRPr="00097950">
        <w:rPr>
          <w:rFonts w:ascii="Arial" w:eastAsia="Times New Roman" w:hAnsi="Arial" w:cs="Arial"/>
          <w:color w:val="000000"/>
          <w:kern w:val="0"/>
          <w14:ligatures w14:val="none"/>
        </w:rPr>
        <w:t>work</w:t>
      </w:r>
      <w:del w:id="117" w:author="Kim Elliman" w:date="2026-05-11T13:07:00Z" w16du:dateUtc="2026-05-11T17:07:00Z">
        <w:r w:rsidRPr="00097950" w:rsidDel="008954A4">
          <w:rPr>
            <w:rFonts w:ascii="Arial" w:eastAsia="Times New Roman" w:hAnsi="Arial" w:cs="Arial"/>
            <w:color w:val="000000"/>
            <w:kern w:val="0"/>
            <w14:ligatures w14:val="none"/>
          </w:rPr>
          <w:delText>ing</w:delText>
        </w:r>
      </w:del>
      <w:r w:rsidRPr="00097950">
        <w:rPr>
          <w:rFonts w:ascii="Arial" w:eastAsia="Times New Roman" w:hAnsi="Arial" w:cs="Arial"/>
          <w:color w:val="000000"/>
          <w:kern w:val="0"/>
          <w14:ligatures w14:val="none"/>
        </w:rPr>
        <w:t xml:space="preserve"> with local NGOs to ensure that there is community support and carrying capacity for the transactions we initiate. </w:t>
      </w:r>
      <w:del w:id="118" w:author="Kim Elliman" w:date="2026-05-11T13:07:00Z" w16du:dateUtc="2026-05-11T17:07:00Z">
        <w:r w:rsidRPr="00097950" w:rsidDel="00521A0B">
          <w:rPr>
            <w:rFonts w:ascii="Helvetica Neue" w:eastAsia="Times New Roman" w:hAnsi="Helvetica Neue" w:cs="Times New Roman"/>
            <w:color w:val="000000"/>
            <w:kern w:val="0"/>
            <w14:ligatures w14:val="none"/>
          </w:rPr>
          <w:delText>The conservation field lacks capital, and we expect WAF to not only bring vital funding, but also to strengthen the capacity of existing NGOs for the long term, by sharing our expertise and networks.</w:delText>
        </w:r>
      </w:del>
      <w:r w:rsidRPr="00097950">
        <w:rPr>
          <w:rFonts w:ascii="Helvetica Neue" w:eastAsia="Times New Roman" w:hAnsi="Helvetica Neue" w:cs="Times New Roman"/>
          <w:color w:val="000000"/>
          <w:kern w:val="0"/>
          <w14:ligatures w14:val="none"/>
        </w:rPr>
        <w:t xml:space="preserve"> We </w:t>
      </w:r>
      <w:del w:id="119" w:author="Kim Elliman" w:date="2026-05-11T13:07:00Z" w16du:dateUtc="2026-05-11T17:07:00Z">
        <w:r w:rsidRPr="00097950" w:rsidDel="00521A0B">
          <w:rPr>
            <w:rFonts w:ascii="Helvetica Neue" w:eastAsia="Times New Roman" w:hAnsi="Helvetica Neue" w:cs="Times New Roman"/>
            <w:color w:val="000000"/>
            <w:kern w:val="0"/>
            <w14:ligatures w14:val="none"/>
          </w:rPr>
          <w:delText>also help</w:delText>
        </w:r>
      </w:del>
      <w:ins w:id="120" w:author="Kim Elliman" w:date="2026-05-11T13:07:00Z" w16du:dateUtc="2026-05-11T17:07:00Z">
        <w:r w:rsidR="00521A0B">
          <w:rPr>
            <w:rFonts w:ascii="Helvetica Neue" w:eastAsia="Times New Roman" w:hAnsi="Helvetica Neue" w:cs="Times New Roman"/>
            <w:color w:val="000000"/>
            <w:kern w:val="0"/>
            <w14:ligatures w14:val="none"/>
          </w:rPr>
          <w:t xml:space="preserve">will </w:t>
        </w:r>
      </w:ins>
      <w:del w:id="121" w:author="Kim Elliman" w:date="2026-05-11T13:08:00Z" w16du:dateUtc="2026-05-11T17:08:00Z">
        <w:r w:rsidRPr="00097950" w:rsidDel="00521A0B">
          <w:rPr>
            <w:rFonts w:ascii="Helvetica Neue" w:eastAsia="Times New Roman" w:hAnsi="Helvetica Neue" w:cs="Times New Roman"/>
            <w:color w:val="000000"/>
            <w:kern w:val="0"/>
            <w14:ligatures w14:val="none"/>
          </w:rPr>
          <w:delText xml:space="preserve"> </w:delText>
        </w:r>
      </w:del>
      <w:del w:id="122" w:author="Kim Elliman" w:date="2026-05-11T13:07:00Z" w16du:dateUtc="2026-05-11T17:07:00Z">
        <w:r w:rsidRPr="00097950" w:rsidDel="00521A0B">
          <w:rPr>
            <w:rFonts w:ascii="Helvetica Neue" w:eastAsia="Times New Roman" w:hAnsi="Helvetica Neue" w:cs="Times New Roman"/>
            <w:color w:val="000000"/>
            <w:kern w:val="0"/>
            <w14:ligatures w14:val="none"/>
          </w:rPr>
          <w:delText>local NGOs</w:delText>
        </w:r>
      </w:del>
      <w:r w:rsidRPr="00097950">
        <w:rPr>
          <w:rFonts w:ascii="Helvetica Neue" w:eastAsia="Times New Roman" w:hAnsi="Helvetica Neue" w:cs="Times New Roman"/>
          <w:color w:val="000000"/>
          <w:kern w:val="0"/>
          <w14:ligatures w14:val="none"/>
        </w:rPr>
        <w:t xml:space="preserve"> develop staff skills </w:t>
      </w:r>
      <w:ins w:id="123" w:author="Kim Elliman" w:date="2026-05-11T13:08:00Z" w16du:dateUtc="2026-05-11T17:08:00Z">
        <w:r w:rsidR="00521A0B">
          <w:rPr>
            <w:rFonts w:ascii="Helvetica Neue" w:eastAsia="Times New Roman" w:hAnsi="Helvetica Neue" w:cs="Times New Roman"/>
            <w:color w:val="000000"/>
            <w:kern w:val="0"/>
            <w14:ligatures w14:val="none"/>
          </w:rPr>
          <w:t xml:space="preserve">in partner NGOs </w:t>
        </w:r>
      </w:ins>
      <w:r w:rsidRPr="00097950">
        <w:rPr>
          <w:rFonts w:ascii="Helvetica Neue" w:eastAsia="Times New Roman" w:hAnsi="Helvetica Neue" w:cs="Times New Roman"/>
          <w:color w:val="000000"/>
          <w:kern w:val="0"/>
          <w14:ligatures w14:val="none"/>
        </w:rPr>
        <w:t>to manage targeted properties and focus on habitat conservation.</w:t>
      </w:r>
    </w:p>
    <w:p w14:paraId="780D82DC" w14:textId="3285F2EA" w:rsidR="00521A0B" w:rsidRPr="00097950" w:rsidRDefault="00521A0B">
      <w:pPr>
        <w:spacing w:line="240" w:lineRule="auto"/>
        <w:rPr>
          <w:rFonts w:ascii="Helvetica Neue" w:eastAsia="Times New Roman" w:hAnsi="Helvetica Neue" w:cs="Times New Roman"/>
          <w:color w:val="000000"/>
          <w:kern w:val="0"/>
          <w14:ligatures w14:val="none"/>
        </w:rPr>
        <w:pPrChange w:id="124" w:author="Kim Elliman" w:date="2026-05-11T13:11:00Z" w16du:dateUtc="2026-05-11T17:11:00Z">
          <w:pPr>
            <w:numPr>
              <w:numId w:val="4"/>
            </w:numPr>
            <w:spacing w:line="240" w:lineRule="auto"/>
          </w:pPr>
        </w:pPrChange>
      </w:pPr>
      <w:ins w:id="125" w:author="Kim Elliman" w:date="2026-05-11T13:11:00Z" w16du:dateUtc="2026-05-11T17:11:00Z">
        <w:r>
          <w:rPr>
            <w:rFonts w:ascii="Helvetica Neue" w:eastAsia="Times New Roman" w:hAnsi="Helvetica Neue" w:cs="Times New Roman"/>
            <w:color w:val="000000"/>
            <w:kern w:val="0"/>
            <w14:ligatures w14:val="none"/>
          </w:rPr>
          <w:t>Page 9</w:t>
        </w:r>
      </w:ins>
    </w:p>
    <w:p w14:paraId="68576D14" w14:textId="77777777" w:rsidR="00097950" w:rsidRPr="00097950" w:rsidRDefault="00097950" w:rsidP="00097950">
      <w:pPr>
        <w:spacing w:after="0" w:line="240" w:lineRule="auto"/>
        <w:rPr>
          <w:rFonts w:ascii="Aptos" w:eastAsia="Times New Roman" w:hAnsi="Aptos" w:cs="Times New Roman"/>
          <w:color w:val="000000"/>
          <w:kern w:val="0"/>
          <w14:ligatures w14:val="none"/>
        </w:rPr>
      </w:pPr>
    </w:p>
    <w:p w14:paraId="7D008B47" w14:textId="77777777" w:rsidR="00097950" w:rsidRPr="00097950" w:rsidRDefault="00097950" w:rsidP="00097950">
      <w:pPr>
        <w:spacing w:line="240" w:lineRule="auto"/>
        <w:rPr>
          <w:rFonts w:ascii="Aptos" w:eastAsia="Times New Roman" w:hAnsi="Aptos" w:cs="Times New Roman"/>
          <w:color w:val="212121"/>
          <w:kern w:val="0"/>
          <w14:ligatures w14:val="none"/>
        </w:rPr>
      </w:pPr>
      <w:r w:rsidRPr="00097950">
        <w:rPr>
          <w:rFonts w:ascii="Helvetica Neue" w:eastAsia="Times New Roman" w:hAnsi="Helvetica Neue" w:cs="Times New Roman"/>
          <w:b/>
          <w:bCs/>
          <w:color w:val="000000"/>
          <w:kern w:val="0"/>
          <w14:ligatures w14:val="none"/>
        </w:rPr>
        <w:t>Why This Strategy Works</w:t>
      </w:r>
    </w:p>
    <w:p w14:paraId="25A5AA42" w14:textId="07F91242" w:rsidR="00521A0B" w:rsidRPr="00705CE8" w:rsidRDefault="00097950">
      <w:pPr>
        <w:pStyle w:val="NormalWeb"/>
        <w:spacing w:before="0" w:beforeAutospacing="0" w:after="160" w:afterAutospacing="0"/>
        <w:rPr>
          <w:ins w:id="126" w:author="Kim Elliman" w:date="2026-05-11T13:16:00Z" w16du:dateUtc="2026-05-11T17:16:00Z"/>
          <w:rFonts w:ascii="Helvetica Neue" w:hAnsi="Helvetica Neue"/>
          <w:color w:val="000000"/>
          <w:rPrChange w:id="127" w:author="Kim Elliman" w:date="2026-05-11T13:21:00Z" w16du:dateUtc="2026-05-11T17:21:00Z">
            <w:rPr>
              <w:ins w:id="128" w:author="Kim Elliman" w:date="2026-05-11T13:16:00Z" w16du:dateUtc="2026-05-11T17:16:00Z"/>
              <w:rFonts w:ascii="Aptos" w:eastAsia="Times New Roman" w:hAnsi="Aptos" w:cs="Times New Roman"/>
              <w:color w:val="212121"/>
              <w:kern w:val="0"/>
              <w14:ligatures w14:val="none"/>
            </w:rPr>
          </w:rPrChange>
        </w:rPr>
        <w:pPrChange w:id="129" w:author="Kim Elliman" w:date="2026-05-11T13:21:00Z" w16du:dateUtc="2026-05-11T17:21:00Z">
          <w:pPr>
            <w:spacing w:line="240" w:lineRule="auto"/>
          </w:pPr>
        </w:pPrChange>
      </w:pPr>
      <w:del w:id="130" w:author="Kim Elliman" w:date="2026-05-11T13:12:00Z" w16du:dateUtc="2026-05-11T17:12:00Z">
        <w:r w:rsidRPr="00097950" w:rsidDel="00521A0B">
          <w:rPr>
            <w:rFonts w:ascii="Helvetica Neue" w:hAnsi="Helvetica Neue"/>
            <w:color w:val="000000"/>
          </w:rPr>
          <w:delText>WAF’s approach to conservation is the counter narrative to the current approach. Led by a small, experienced team</w:delText>
        </w:r>
      </w:del>
      <w:r w:rsidRPr="00097950">
        <w:rPr>
          <w:rFonts w:ascii="Helvetica Neue" w:hAnsi="Helvetica Neue"/>
          <w:color w:val="000000"/>
        </w:rPr>
        <w:t>, WAF moves quickly and decisively to build the capital and partnerships needed to protect the most essential habitats.</w:t>
      </w:r>
      <w:ins w:id="131" w:author="Kim Elliman" w:date="2026-05-11T13:16:00Z" w16du:dateUtc="2026-05-11T17:16:00Z">
        <w:r w:rsidR="00521A0B">
          <w:rPr>
            <w:rFonts w:ascii="Helvetica Neue" w:hAnsi="Helvetica Neue"/>
            <w:color w:val="000000"/>
          </w:rPr>
          <w:t xml:space="preserve"> </w:t>
        </w:r>
        <w:r w:rsidR="00521A0B" w:rsidRPr="00521A0B">
          <w:rPr>
            <w:rFonts w:ascii="Helvetica Neue" w:hAnsi="Helvetica Neue"/>
            <w:color w:val="000000"/>
          </w:rPr>
          <w:br/>
        </w:r>
        <w:r w:rsidR="00521A0B" w:rsidRPr="00521A0B">
          <w:rPr>
            <w:rFonts w:ascii="Helvetica Neue" w:hAnsi="Helvetica Neue"/>
            <w:i/>
            <w:iCs/>
            <w:color w:val="980000"/>
          </w:rPr>
          <w:t>Up against private sector real estate firms, leaders, and private equity counterparties, WAF will deploy strategic discipline, low-cost capital, and skilled professionals to compete and win in the marketplace for key transactions with partner NGOs.</w:t>
        </w:r>
      </w:ins>
      <w:ins w:id="132" w:author="Kim Elliman" w:date="2026-05-11T13:21:00Z" w16du:dateUtc="2026-05-11T17:21:00Z">
        <w:r w:rsidR="00705CE8">
          <w:rPr>
            <w:rFonts w:ascii="Helvetica Neue" w:hAnsi="Helvetica Neue"/>
            <w:color w:val="000000"/>
          </w:rPr>
          <w:t xml:space="preserve"> Our collective knowledge of other land trusts and conservation leaders will leverage our capital and our s</w:t>
        </w:r>
      </w:ins>
      <w:ins w:id="133" w:author="Kim Elliman" w:date="2026-05-11T13:22:00Z" w16du:dateUtc="2026-05-11T17:22:00Z">
        <w:r w:rsidR="00705CE8">
          <w:rPr>
            <w:rFonts w:ascii="Helvetica Neue" w:hAnsi="Helvetica Neue"/>
            <w:color w:val="000000"/>
          </w:rPr>
          <w:t>taff and our expertise to deploy capital in effective investments.</w:t>
        </w:r>
      </w:ins>
    </w:p>
    <w:p w14:paraId="5F815E53" w14:textId="77777777" w:rsidR="00521A0B" w:rsidRPr="00521A0B" w:rsidRDefault="00521A0B" w:rsidP="00521A0B">
      <w:pPr>
        <w:spacing w:after="0" w:line="240" w:lineRule="auto"/>
        <w:rPr>
          <w:ins w:id="134" w:author="Kim Elliman" w:date="2026-05-11T13:16:00Z" w16du:dateUtc="2026-05-11T17:16:00Z"/>
          <w:rFonts w:ascii="Aptos" w:eastAsia="Times New Roman" w:hAnsi="Aptos" w:cs="Times New Roman"/>
          <w:color w:val="000000"/>
          <w:kern w:val="0"/>
          <w14:ligatures w14:val="none"/>
        </w:rPr>
      </w:pPr>
    </w:p>
    <w:p w14:paraId="18EC1C08" w14:textId="0B59D28E" w:rsidR="00097950" w:rsidRPr="00097950" w:rsidRDefault="00097950" w:rsidP="00097950">
      <w:pPr>
        <w:spacing w:line="240" w:lineRule="auto"/>
        <w:rPr>
          <w:rFonts w:ascii="Aptos" w:eastAsia="Times New Roman" w:hAnsi="Aptos" w:cs="Times New Roman"/>
          <w:color w:val="212121"/>
          <w:kern w:val="0"/>
          <w14:ligatures w14:val="none"/>
        </w:rPr>
      </w:pPr>
    </w:p>
    <w:p w14:paraId="3E6A02F4" w14:textId="77777777" w:rsidR="00521A0B" w:rsidRDefault="00521A0B" w:rsidP="00097950">
      <w:pPr>
        <w:spacing w:line="240" w:lineRule="auto"/>
        <w:rPr>
          <w:ins w:id="135" w:author="Kim Elliman" w:date="2026-05-11T13:13:00Z" w16du:dateUtc="2026-05-11T17:13:00Z"/>
          <w:rFonts w:ascii="Helvetica Neue" w:eastAsia="Times New Roman" w:hAnsi="Helvetica Neue" w:cs="Times New Roman"/>
          <w:color w:val="000000"/>
          <w:kern w:val="0"/>
          <w14:ligatures w14:val="none"/>
        </w:rPr>
      </w:pPr>
      <w:ins w:id="136" w:author="Kim Elliman" w:date="2026-05-11T13:13:00Z" w16du:dateUtc="2026-05-11T17:13:00Z">
        <w:r>
          <w:rPr>
            <w:rFonts w:ascii="Helvetica Neue" w:eastAsia="Times New Roman" w:hAnsi="Helvetica Neue" w:cs="Times New Roman"/>
            <w:color w:val="000000"/>
            <w:kern w:val="0"/>
            <w14:ligatures w14:val="none"/>
          </w:rPr>
          <w:t>Page 10</w:t>
        </w:r>
      </w:ins>
    </w:p>
    <w:p w14:paraId="035A1346" w14:textId="3E6A6DE9" w:rsidR="00521A0B" w:rsidRDefault="00521A0B" w:rsidP="00097950">
      <w:pPr>
        <w:spacing w:line="240" w:lineRule="auto"/>
        <w:rPr>
          <w:ins w:id="137" w:author="Kim Elliman" w:date="2026-05-11T13:13:00Z" w16du:dateUtc="2026-05-11T17:13:00Z"/>
          <w:rFonts w:ascii="Helvetica Neue" w:eastAsia="Times New Roman" w:hAnsi="Helvetica Neue" w:cs="Times New Roman"/>
          <w:color w:val="000000"/>
          <w:kern w:val="0"/>
          <w14:ligatures w14:val="none"/>
        </w:rPr>
      </w:pPr>
      <w:ins w:id="138" w:author="Kim Elliman" w:date="2026-05-11T13:15:00Z" w16du:dateUtc="2026-05-11T17:15:00Z">
        <w:r>
          <w:rPr>
            <w:rFonts w:ascii="Helvetica Neue" w:eastAsia="Times New Roman" w:hAnsi="Helvetica Neue" w:cs="Times New Roman"/>
            <w:color w:val="000000"/>
            <w:kern w:val="0"/>
            <w14:ligatures w14:val="none"/>
          </w:rPr>
          <w:t xml:space="preserve">Leadership and </w:t>
        </w:r>
      </w:ins>
      <w:ins w:id="139" w:author="Kim Elliman" w:date="2026-05-11T13:13:00Z" w16du:dateUtc="2026-05-11T17:13:00Z">
        <w:r>
          <w:rPr>
            <w:rFonts w:ascii="Helvetica Neue" w:eastAsia="Times New Roman" w:hAnsi="Helvetica Neue" w:cs="Times New Roman"/>
            <w:color w:val="000000"/>
            <w:kern w:val="0"/>
            <w14:ligatures w14:val="none"/>
          </w:rPr>
          <w:t xml:space="preserve">Staff </w:t>
        </w:r>
      </w:ins>
    </w:p>
    <w:p w14:paraId="34FC0E56" w14:textId="00F99F1F" w:rsidR="00097950" w:rsidRPr="00097950" w:rsidRDefault="00097950" w:rsidP="00097950">
      <w:pPr>
        <w:spacing w:line="240" w:lineRule="auto"/>
        <w:rPr>
          <w:rFonts w:ascii="Aptos" w:eastAsia="Times New Roman" w:hAnsi="Aptos" w:cs="Times New Roman"/>
          <w:color w:val="212121"/>
          <w:kern w:val="0"/>
          <w14:ligatures w14:val="none"/>
        </w:rPr>
      </w:pPr>
      <w:r w:rsidRPr="00097950">
        <w:rPr>
          <w:rFonts w:ascii="Helvetica Neue" w:eastAsia="Times New Roman" w:hAnsi="Helvetica Neue" w:cs="Times New Roman"/>
          <w:color w:val="000000"/>
          <w:kern w:val="0"/>
          <w14:ligatures w14:val="none"/>
        </w:rPr>
        <w:t>WAF is run by some of the nation’s most esteemed conservation leaders: Kim Elliman and Michael Mantell co-founded WAF, and Michael Bell is founding CEO. Widely recognized for their conservation achievements, fundraising success, and skillful dealmaking, they have collectively protected millions of acres of high-priority landscapes across the U.S. while enhancing wildlife connectivity and public access. They bring decades of experience in real estate, law, finance and public policy, and have conducted thousands of real estate transactions worth billions of dollars. Throughout their careers, they have built an unparalleled network of trusting relationships with government officials, private sector leaders, and grassroots organizations. They are uniquely positioned to execute this conservation mission at the scale and speed demanded to counter the current pace of biodiversity loss. </w:t>
      </w:r>
    </w:p>
    <w:p w14:paraId="44BED242" w14:textId="77777777" w:rsidR="00097950" w:rsidRPr="00097950" w:rsidRDefault="00097950" w:rsidP="00097950">
      <w:pPr>
        <w:spacing w:after="0" w:line="240" w:lineRule="auto"/>
        <w:rPr>
          <w:rFonts w:ascii="Aptos" w:eastAsia="Times New Roman" w:hAnsi="Aptos" w:cs="Times New Roman"/>
          <w:color w:val="000000"/>
          <w:kern w:val="0"/>
          <w14:ligatures w14:val="none"/>
        </w:rPr>
      </w:pPr>
    </w:p>
    <w:p w14:paraId="44F0231C" w14:textId="2324534E" w:rsidR="00521A0B" w:rsidRDefault="00521A0B" w:rsidP="00097950">
      <w:pPr>
        <w:spacing w:line="240" w:lineRule="auto"/>
        <w:rPr>
          <w:ins w:id="140" w:author="Kim Elliman" w:date="2026-05-11T13:12:00Z" w16du:dateUtc="2026-05-11T17:12:00Z"/>
          <w:rFonts w:ascii="Helvetica Neue" w:eastAsia="Times New Roman" w:hAnsi="Helvetica Neue" w:cs="Times New Roman"/>
          <w:b/>
          <w:bCs/>
          <w:color w:val="000000"/>
          <w:kern w:val="0"/>
          <w14:ligatures w14:val="none"/>
        </w:rPr>
      </w:pPr>
      <w:ins w:id="141" w:author="Kim Elliman" w:date="2026-05-11T13:12:00Z" w16du:dateUtc="2026-05-11T17:12:00Z">
        <w:r>
          <w:rPr>
            <w:rFonts w:ascii="Helvetica Neue" w:eastAsia="Times New Roman" w:hAnsi="Helvetica Neue" w:cs="Times New Roman"/>
            <w:b/>
            <w:bCs/>
            <w:color w:val="000000"/>
            <w:kern w:val="0"/>
            <w14:ligatures w14:val="none"/>
          </w:rPr>
          <w:t>Page</w:t>
        </w:r>
      </w:ins>
      <w:ins w:id="142" w:author="Kim Elliman" w:date="2026-05-11T13:14:00Z" w16du:dateUtc="2026-05-11T17:14:00Z">
        <w:r>
          <w:rPr>
            <w:rFonts w:ascii="Helvetica Neue" w:eastAsia="Times New Roman" w:hAnsi="Helvetica Neue" w:cs="Times New Roman"/>
            <w:b/>
            <w:bCs/>
            <w:color w:val="000000"/>
            <w:kern w:val="0"/>
            <w14:ligatures w14:val="none"/>
          </w:rPr>
          <w:t xml:space="preserve"> 11</w:t>
        </w:r>
      </w:ins>
    </w:p>
    <w:p w14:paraId="6794FFB9" w14:textId="69D25412" w:rsidR="00097950" w:rsidRPr="00097950" w:rsidRDefault="00097950" w:rsidP="00097950">
      <w:pPr>
        <w:spacing w:line="240" w:lineRule="auto"/>
        <w:rPr>
          <w:rFonts w:ascii="Aptos" w:eastAsia="Times New Roman" w:hAnsi="Aptos" w:cs="Times New Roman"/>
          <w:color w:val="212121"/>
          <w:kern w:val="0"/>
          <w14:ligatures w14:val="none"/>
        </w:rPr>
      </w:pPr>
      <w:r w:rsidRPr="00097950">
        <w:rPr>
          <w:rFonts w:ascii="Helvetica Neue" w:eastAsia="Times New Roman" w:hAnsi="Helvetica Neue" w:cs="Times New Roman"/>
          <w:b/>
          <w:bCs/>
          <w:color w:val="000000"/>
          <w:kern w:val="0"/>
          <w14:ligatures w14:val="none"/>
        </w:rPr>
        <w:t>Timeline</w:t>
      </w:r>
    </w:p>
    <w:p w14:paraId="5A233C90" w14:textId="77777777" w:rsidR="00097950" w:rsidRPr="00097950" w:rsidRDefault="00097950" w:rsidP="00097950">
      <w:pPr>
        <w:spacing w:line="240" w:lineRule="auto"/>
        <w:rPr>
          <w:rFonts w:ascii="Aptos" w:eastAsia="Times New Roman" w:hAnsi="Aptos" w:cs="Times New Roman"/>
          <w:color w:val="212121"/>
          <w:kern w:val="0"/>
          <w14:ligatures w14:val="none"/>
        </w:rPr>
      </w:pPr>
      <w:r w:rsidRPr="00097950">
        <w:rPr>
          <w:rFonts w:ascii="Helvetica Neue" w:eastAsia="Times New Roman" w:hAnsi="Helvetica Neue" w:cs="Times New Roman"/>
          <w:color w:val="000000"/>
          <w:kern w:val="0"/>
          <w14:ligatures w14:val="none"/>
        </w:rPr>
        <w:t xml:space="preserve">WAF launched on October 1, </w:t>
      </w:r>
      <w:proofErr w:type="gramStart"/>
      <w:r w:rsidRPr="00097950">
        <w:rPr>
          <w:rFonts w:ascii="Helvetica Neue" w:eastAsia="Times New Roman" w:hAnsi="Helvetica Neue" w:cs="Times New Roman"/>
          <w:color w:val="000000"/>
          <w:kern w:val="0"/>
          <w14:ligatures w14:val="none"/>
        </w:rPr>
        <w:t>2025</w:t>
      </w:r>
      <w:proofErr w:type="gramEnd"/>
      <w:r w:rsidRPr="00097950">
        <w:rPr>
          <w:rFonts w:ascii="Helvetica Neue" w:eastAsia="Times New Roman" w:hAnsi="Helvetica Neue" w:cs="Times New Roman"/>
          <w:color w:val="000000"/>
          <w:kern w:val="0"/>
          <w14:ligatures w14:val="none"/>
        </w:rPr>
        <w:t xml:space="preserve"> as a project of the Resources Legacy Fund (RLF). Our goal, by 2030, is to increase key protected acreage by 1 million acres across America. We anticipate initiating 5-10 transactions annually, deploying up to $100 million per year, and scaling these goals upward as we go. </w:t>
      </w:r>
    </w:p>
    <w:p w14:paraId="5DE2C4B9" w14:textId="6EAB065C" w:rsidR="00521A0B" w:rsidRDefault="00521A0B" w:rsidP="00097950">
      <w:pPr>
        <w:spacing w:line="240" w:lineRule="auto"/>
        <w:rPr>
          <w:ins w:id="143" w:author="Kim Elliman" w:date="2026-05-11T13:22:00Z" w16du:dateUtc="2026-05-11T17:22:00Z"/>
          <w:rFonts w:ascii="Helvetica Neue" w:eastAsia="Times New Roman" w:hAnsi="Helvetica Neue" w:cs="Times New Roman"/>
          <w:color w:val="000000"/>
          <w:kern w:val="0"/>
          <w14:ligatures w14:val="none"/>
        </w:rPr>
      </w:pPr>
      <w:ins w:id="144" w:author="Kim Elliman" w:date="2026-05-11T13:12:00Z" w16du:dateUtc="2026-05-11T17:12:00Z">
        <w:r>
          <w:rPr>
            <w:rFonts w:ascii="Helvetica Neue" w:eastAsia="Times New Roman" w:hAnsi="Helvetica Neue" w:cs="Times New Roman"/>
            <w:color w:val="000000"/>
            <w:kern w:val="0"/>
            <w14:ligatures w14:val="none"/>
          </w:rPr>
          <w:t>Page</w:t>
        </w:r>
      </w:ins>
      <w:ins w:id="145" w:author="Kim Elliman" w:date="2026-05-11T13:14:00Z" w16du:dateUtc="2026-05-11T17:14:00Z">
        <w:r>
          <w:rPr>
            <w:rFonts w:ascii="Helvetica Neue" w:eastAsia="Times New Roman" w:hAnsi="Helvetica Neue" w:cs="Times New Roman"/>
            <w:color w:val="000000"/>
            <w:kern w:val="0"/>
            <w14:ligatures w14:val="none"/>
          </w:rPr>
          <w:t xml:space="preserve"> 12</w:t>
        </w:r>
      </w:ins>
    </w:p>
    <w:p w14:paraId="6627ECA6" w14:textId="4CD11526" w:rsidR="00705CE8" w:rsidRDefault="00705CE8" w:rsidP="00097950">
      <w:pPr>
        <w:spacing w:line="240" w:lineRule="auto"/>
        <w:rPr>
          <w:ins w:id="146" w:author="Kim Elliman" w:date="2026-05-11T13:12:00Z" w16du:dateUtc="2026-05-11T17:12:00Z"/>
          <w:rFonts w:ascii="Helvetica Neue" w:eastAsia="Times New Roman" w:hAnsi="Helvetica Neue" w:cs="Times New Roman"/>
          <w:color w:val="000000"/>
          <w:kern w:val="0"/>
          <w14:ligatures w14:val="none"/>
        </w:rPr>
      </w:pPr>
      <w:ins w:id="147" w:author="Kim Elliman" w:date="2026-05-11T13:22:00Z" w16du:dateUtc="2026-05-11T17:22:00Z">
        <w:r>
          <w:rPr>
            <w:rFonts w:ascii="Helvetica Neue" w:eastAsia="Times New Roman" w:hAnsi="Helvetica Neue" w:cs="Times New Roman"/>
            <w:color w:val="000000"/>
            <w:kern w:val="0"/>
            <w14:ligatures w14:val="none"/>
          </w:rPr>
          <w:t>Gaviota Coast- test of co</w:t>
        </w:r>
      </w:ins>
      <w:ins w:id="148" w:author="Kim Elliman" w:date="2026-05-11T13:23:00Z" w16du:dateUtc="2026-05-11T17:23:00Z">
        <w:r>
          <w:rPr>
            <w:rFonts w:ascii="Helvetica Neue" w:eastAsia="Times New Roman" w:hAnsi="Helvetica Neue" w:cs="Times New Roman"/>
            <w:color w:val="000000"/>
            <w:kern w:val="0"/>
            <w14:ligatures w14:val="none"/>
          </w:rPr>
          <w:t>ncept</w:t>
        </w:r>
      </w:ins>
    </w:p>
    <w:p w14:paraId="14D750C8" w14:textId="6E5BD269" w:rsidR="00097950" w:rsidRPr="00097950" w:rsidRDefault="00097950" w:rsidP="00097950">
      <w:pPr>
        <w:spacing w:line="240" w:lineRule="auto"/>
        <w:rPr>
          <w:rFonts w:ascii="Aptos" w:eastAsia="Times New Roman" w:hAnsi="Aptos" w:cs="Times New Roman"/>
          <w:color w:val="212121"/>
          <w:kern w:val="0"/>
          <w14:ligatures w14:val="none"/>
        </w:rPr>
      </w:pPr>
      <w:r w:rsidRPr="00097950">
        <w:rPr>
          <w:rFonts w:ascii="Helvetica Neue" w:eastAsia="Times New Roman" w:hAnsi="Helvetica Neue" w:cs="Times New Roman"/>
          <w:color w:val="000000"/>
          <w:kern w:val="0"/>
          <w14:ligatures w14:val="none"/>
        </w:rPr>
        <w:t>We have already commenced work to protect the first region of focus: the Gaviota Coast of California. This is a key component of one of the 16 regions we have identified across the country for its high biodiversity value and readiness to succeed. With preexisting protected lands and supportive local NGOs in these priority area, WAF’s efforts can identify and acquire key private parcels for core habitat, corridor and buffer protection affording species migration and resilience. </w:t>
      </w:r>
      <w:ins w:id="149" w:author="Kim Elliman" w:date="2026-05-11T13:14:00Z" w16du:dateUtc="2026-05-11T17:14:00Z">
        <w:r w:rsidR="00521A0B">
          <w:rPr>
            <w:rFonts w:ascii="Helvetica Neue" w:eastAsia="Times New Roman" w:hAnsi="Helvetica Neue" w:cs="Times New Roman"/>
            <w:color w:val="000000"/>
            <w:kern w:val="0"/>
            <w14:ligatures w14:val="none"/>
          </w:rPr>
          <w:t>MORE HERE</w:t>
        </w:r>
      </w:ins>
    </w:p>
    <w:p w14:paraId="2342D4C9" w14:textId="77777777" w:rsidR="00097950" w:rsidRPr="00097950" w:rsidRDefault="00097950" w:rsidP="00097950">
      <w:pPr>
        <w:spacing w:after="0" w:line="240" w:lineRule="auto"/>
        <w:rPr>
          <w:rFonts w:ascii="Aptos" w:eastAsia="Times New Roman" w:hAnsi="Aptos" w:cs="Times New Roman"/>
          <w:color w:val="000000"/>
          <w:kern w:val="0"/>
          <w14:ligatures w14:val="none"/>
        </w:rPr>
      </w:pPr>
    </w:p>
    <w:p w14:paraId="1EC14CD7" w14:textId="77777777" w:rsidR="00521A0B" w:rsidRDefault="00521A0B" w:rsidP="00097950">
      <w:pPr>
        <w:spacing w:line="240" w:lineRule="auto"/>
        <w:rPr>
          <w:ins w:id="150" w:author="Kim Elliman" w:date="2026-05-11T13:14:00Z" w16du:dateUtc="2026-05-11T17:14:00Z"/>
          <w:rFonts w:ascii="Helvetica Neue" w:eastAsia="Times New Roman" w:hAnsi="Helvetica Neue" w:cs="Times New Roman"/>
          <w:b/>
          <w:bCs/>
          <w:color w:val="000000"/>
          <w:kern w:val="0"/>
          <w14:ligatures w14:val="none"/>
        </w:rPr>
      </w:pPr>
    </w:p>
    <w:p w14:paraId="5B135712" w14:textId="28534D18" w:rsidR="00521A0B" w:rsidRDefault="00521A0B" w:rsidP="00097950">
      <w:pPr>
        <w:spacing w:line="240" w:lineRule="auto"/>
        <w:rPr>
          <w:ins w:id="151" w:author="Kim Elliman" w:date="2026-05-11T13:14:00Z" w16du:dateUtc="2026-05-11T17:14:00Z"/>
          <w:rFonts w:ascii="Helvetica Neue" w:eastAsia="Times New Roman" w:hAnsi="Helvetica Neue" w:cs="Times New Roman"/>
          <w:b/>
          <w:bCs/>
          <w:color w:val="000000"/>
          <w:kern w:val="0"/>
          <w14:ligatures w14:val="none"/>
        </w:rPr>
      </w:pPr>
      <w:ins w:id="152" w:author="Kim Elliman" w:date="2026-05-11T13:14:00Z" w16du:dateUtc="2026-05-11T17:14:00Z">
        <w:r>
          <w:rPr>
            <w:rFonts w:ascii="Helvetica Neue" w:eastAsia="Times New Roman" w:hAnsi="Helvetica Neue" w:cs="Times New Roman"/>
            <w:b/>
            <w:bCs/>
            <w:color w:val="000000"/>
            <w:kern w:val="0"/>
            <w14:ligatures w14:val="none"/>
          </w:rPr>
          <w:t>Page 13</w:t>
        </w:r>
      </w:ins>
    </w:p>
    <w:p w14:paraId="55E9EB79" w14:textId="105D019B" w:rsidR="00097950" w:rsidRPr="00097950" w:rsidRDefault="00097950" w:rsidP="00097950">
      <w:pPr>
        <w:spacing w:line="240" w:lineRule="auto"/>
        <w:rPr>
          <w:rFonts w:ascii="Aptos" w:eastAsia="Times New Roman" w:hAnsi="Aptos" w:cs="Times New Roman"/>
          <w:color w:val="212121"/>
          <w:kern w:val="0"/>
          <w14:ligatures w14:val="none"/>
        </w:rPr>
      </w:pPr>
      <w:r w:rsidRPr="00097950">
        <w:rPr>
          <w:rFonts w:ascii="Helvetica Neue" w:eastAsia="Times New Roman" w:hAnsi="Helvetica Neue" w:cs="Times New Roman"/>
          <w:b/>
          <w:bCs/>
          <w:color w:val="000000"/>
          <w:kern w:val="0"/>
          <w14:ligatures w14:val="none"/>
        </w:rPr>
        <w:t>Join Us </w:t>
      </w:r>
    </w:p>
    <w:p w14:paraId="09FB739A" w14:textId="77777777" w:rsidR="00097950" w:rsidRPr="00097950" w:rsidRDefault="00097950" w:rsidP="00097950">
      <w:pPr>
        <w:spacing w:line="240" w:lineRule="auto"/>
        <w:rPr>
          <w:rFonts w:ascii="Aptos" w:eastAsia="Times New Roman" w:hAnsi="Aptos" w:cs="Times New Roman"/>
          <w:color w:val="212121"/>
          <w:kern w:val="0"/>
          <w14:ligatures w14:val="none"/>
        </w:rPr>
      </w:pPr>
      <w:r w:rsidRPr="00097950">
        <w:rPr>
          <w:rFonts w:ascii="Helvetica Neue" w:eastAsia="Times New Roman" w:hAnsi="Helvetica Neue" w:cs="Times New Roman"/>
          <w:color w:val="000000"/>
          <w:kern w:val="0"/>
          <w14:ligatures w14:val="none"/>
        </w:rPr>
        <w:t>Protecting our nation’s last and most biodiverse ecological resources is one of the great causes of our time. WAF will innovate. We will create a faster and more competitive approach that will deliver the protected natural landscapes we owe the next generation.</w:t>
      </w:r>
    </w:p>
    <w:p w14:paraId="27ED9FF1" w14:textId="77777777" w:rsidR="00643C78" w:rsidRDefault="00643C78"/>
    <w:sectPr w:rsidR="00643C78" w:rsidSect="00D33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B32"/>
    <w:multiLevelType w:val="multilevel"/>
    <w:tmpl w:val="34D2D4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B325C"/>
    <w:multiLevelType w:val="multilevel"/>
    <w:tmpl w:val="3F028C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22067"/>
    <w:multiLevelType w:val="hybridMultilevel"/>
    <w:tmpl w:val="78BE8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64842"/>
    <w:multiLevelType w:val="multilevel"/>
    <w:tmpl w:val="2F8A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687FC2"/>
    <w:multiLevelType w:val="multilevel"/>
    <w:tmpl w:val="2F8A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BC0724"/>
    <w:multiLevelType w:val="multilevel"/>
    <w:tmpl w:val="2F8A18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4C7086"/>
    <w:multiLevelType w:val="multilevel"/>
    <w:tmpl w:val="2F8A18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6F201F"/>
    <w:multiLevelType w:val="multilevel"/>
    <w:tmpl w:val="2F8A18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0E6D27"/>
    <w:multiLevelType w:val="multilevel"/>
    <w:tmpl w:val="74683E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0444D7"/>
    <w:multiLevelType w:val="multilevel"/>
    <w:tmpl w:val="2F8A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6749547">
    <w:abstractNumId w:val="4"/>
  </w:num>
  <w:num w:numId="2" w16cid:durableId="368410010">
    <w:abstractNumId w:val="0"/>
    <w:lvlOverride w:ilvl="0">
      <w:lvl w:ilvl="0">
        <w:numFmt w:val="decimal"/>
        <w:lvlText w:val="%1."/>
        <w:lvlJc w:val="left"/>
      </w:lvl>
    </w:lvlOverride>
  </w:num>
  <w:num w:numId="3" w16cid:durableId="1838643610">
    <w:abstractNumId w:val="8"/>
    <w:lvlOverride w:ilvl="0">
      <w:lvl w:ilvl="0">
        <w:numFmt w:val="decimal"/>
        <w:lvlText w:val="%1."/>
        <w:lvlJc w:val="left"/>
      </w:lvl>
    </w:lvlOverride>
  </w:num>
  <w:num w:numId="4" w16cid:durableId="1490243673">
    <w:abstractNumId w:val="1"/>
    <w:lvlOverride w:ilvl="0">
      <w:lvl w:ilvl="0">
        <w:numFmt w:val="decimal"/>
        <w:lvlText w:val="%1."/>
        <w:lvlJc w:val="left"/>
      </w:lvl>
    </w:lvlOverride>
  </w:num>
  <w:num w:numId="5" w16cid:durableId="332995645">
    <w:abstractNumId w:val="3"/>
  </w:num>
  <w:num w:numId="6" w16cid:durableId="1051881912">
    <w:abstractNumId w:val="9"/>
  </w:num>
  <w:num w:numId="7" w16cid:durableId="49964217">
    <w:abstractNumId w:val="7"/>
    <w:lvlOverride w:ilvl="0">
      <w:lvl w:ilvl="0">
        <w:numFmt w:val="decimal"/>
        <w:lvlText w:val="%1."/>
        <w:lvlJc w:val="left"/>
      </w:lvl>
    </w:lvlOverride>
  </w:num>
  <w:num w:numId="8" w16cid:durableId="898052767">
    <w:abstractNumId w:val="5"/>
    <w:lvlOverride w:ilvl="0">
      <w:lvl w:ilvl="0">
        <w:numFmt w:val="decimal"/>
        <w:lvlText w:val="%1."/>
        <w:lvlJc w:val="left"/>
      </w:lvl>
    </w:lvlOverride>
  </w:num>
  <w:num w:numId="9" w16cid:durableId="1916738674">
    <w:abstractNumId w:val="6"/>
    <w:lvlOverride w:ilvl="0">
      <w:lvl w:ilvl="0">
        <w:numFmt w:val="decimal"/>
        <w:lvlText w:val="%1."/>
        <w:lvlJc w:val="left"/>
      </w:lvl>
    </w:lvlOverride>
  </w:num>
  <w:num w:numId="10" w16cid:durableId="5341969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m Elliman">
    <w15:presenceInfo w15:providerId="AD" w15:userId="S::kelliman@osiny.org::9f2cb59f-8307-461e-b7bc-3db729eb5a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950"/>
    <w:rsid w:val="00097950"/>
    <w:rsid w:val="00186159"/>
    <w:rsid w:val="002354A0"/>
    <w:rsid w:val="00442948"/>
    <w:rsid w:val="00521A0B"/>
    <w:rsid w:val="00643C78"/>
    <w:rsid w:val="00667E8E"/>
    <w:rsid w:val="00705CE8"/>
    <w:rsid w:val="008954A4"/>
    <w:rsid w:val="009D73A4"/>
    <w:rsid w:val="00A04F56"/>
    <w:rsid w:val="00AB7ABD"/>
    <w:rsid w:val="00B246BF"/>
    <w:rsid w:val="00C6141F"/>
    <w:rsid w:val="00D33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1D2DBB"/>
  <w15:chartTrackingRefBased/>
  <w15:docId w15:val="{970F0DDF-9EF3-764F-A385-8EF04773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950"/>
    <w:rPr>
      <w:rFonts w:eastAsiaTheme="majorEastAsia" w:cstheme="majorBidi"/>
      <w:color w:val="272727" w:themeColor="text1" w:themeTint="D8"/>
    </w:rPr>
  </w:style>
  <w:style w:type="paragraph" w:styleId="Title">
    <w:name w:val="Title"/>
    <w:basedOn w:val="Normal"/>
    <w:next w:val="Normal"/>
    <w:link w:val="TitleChar"/>
    <w:uiPriority w:val="10"/>
    <w:qFormat/>
    <w:rsid w:val="00097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950"/>
    <w:pPr>
      <w:spacing w:before="160"/>
      <w:jc w:val="center"/>
    </w:pPr>
    <w:rPr>
      <w:i/>
      <w:iCs/>
      <w:color w:val="404040" w:themeColor="text1" w:themeTint="BF"/>
    </w:rPr>
  </w:style>
  <w:style w:type="character" w:customStyle="1" w:styleId="QuoteChar">
    <w:name w:val="Quote Char"/>
    <w:basedOn w:val="DefaultParagraphFont"/>
    <w:link w:val="Quote"/>
    <w:uiPriority w:val="29"/>
    <w:rsid w:val="00097950"/>
    <w:rPr>
      <w:i/>
      <w:iCs/>
      <w:color w:val="404040" w:themeColor="text1" w:themeTint="BF"/>
    </w:rPr>
  </w:style>
  <w:style w:type="paragraph" w:styleId="ListParagraph">
    <w:name w:val="List Paragraph"/>
    <w:basedOn w:val="Normal"/>
    <w:uiPriority w:val="34"/>
    <w:qFormat/>
    <w:rsid w:val="00097950"/>
    <w:pPr>
      <w:ind w:left="720"/>
      <w:contextualSpacing/>
    </w:pPr>
  </w:style>
  <w:style w:type="character" w:styleId="IntenseEmphasis">
    <w:name w:val="Intense Emphasis"/>
    <w:basedOn w:val="DefaultParagraphFont"/>
    <w:uiPriority w:val="21"/>
    <w:qFormat/>
    <w:rsid w:val="00097950"/>
    <w:rPr>
      <w:i/>
      <w:iCs/>
      <w:color w:val="0F4761" w:themeColor="accent1" w:themeShade="BF"/>
    </w:rPr>
  </w:style>
  <w:style w:type="paragraph" w:styleId="IntenseQuote">
    <w:name w:val="Intense Quote"/>
    <w:basedOn w:val="Normal"/>
    <w:next w:val="Normal"/>
    <w:link w:val="IntenseQuoteChar"/>
    <w:uiPriority w:val="30"/>
    <w:qFormat/>
    <w:rsid w:val="00097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950"/>
    <w:rPr>
      <w:i/>
      <w:iCs/>
      <w:color w:val="0F4761" w:themeColor="accent1" w:themeShade="BF"/>
    </w:rPr>
  </w:style>
  <w:style w:type="character" w:styleId="IntenseReference">
    <w:name w:val="Intense Reference"/>
    <w:basedOn w:val="DefaultParagraphFont"/>
    <w:uiPriority w:val="32"/>
    <w:qFormat/>
    <w:rsid w:val="00097950"/>
    <w:rPr>
      <w:b/>
      <w:bCs/>
      <w:smallCaps/>
      <w:color w:val="0F4761" w:themeColor="accent1" w:themeShade="BF"/>
      <w:spacing w:val="5"/>
    </w:rPr>
  </w:style>
  <w:style w:type="paragraph" w:styleId="NormalWeb">
    <w:name w:val="Normal (Web)"/>
    <w:basedOn w:val="Normal"/>
    <w:uiPriority w:val="99"/>
    <w:unhideWhenUsed/>
    <w:rsid w:val="000979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7950"/>
  </w:style>
  <w:style w:type="paragraph" w:styleId="Revision">
    <w:name w:val="Revision"/>
    <w:hidden/>
    <w:uiPriority w:val="99"/>
    <w:semiHidden/>
    <w:rsid w:val="0009795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1147</Words>
  <Characters>6380</Characters>
  <Application>Microsoft Office Word</Application>
  <DocSecurity>0</DocSecurity>
  <Lines>135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Elliman</dc:creator>
  <cp:keywords/>
  <dc:description/>
  <cp:lastModifiedBy>Kim Elliman</cp:lastModifiedBy>
  <cp:revision>1</cp:revision>
  <dcterms:created xsi:type="dcterms:W3CDTF">2026-05-11T16:47:00Z</dcterms:created>
  <dcterms:modified xsi:type="dcterms:W3CDTF">2026-05-11T17:24:00Z</dcterms:modified>
</cp:coreProperties>
</file>